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9929CB" w:rsidRPr="00867481" w:rsidRDefault="7E74AD4B" w:rsidP="34A207C3">
      <w:pPr>
        <w:pStyle w:val="Title"/>
        <w:rPr>
          <w:color w:val="4F81BD" w:themeColor="accent1"/>
        </w:rPr>
      </w:pPr>
      <w:r w:rsidRPr="00867481">
        <w:rPr>
          <w:color w:val="4F81BD" w:themeColor="accent1"/>
        </w:rPr>
        <w:t>Operation IRON MERIDIAN</w:t>
      </w:r>
    </w:p>
    <w:p w14:paraId="1BF98635" w14:textId="77777777" w:rsidR="3E2EF9B6" w:rsidRDefault="00FD70F6">
      <w:pPr>
        <w:pStyle w:val="Subtitle"/>
      </w:pPr>
      <w:r>
        <w:t>Short</w:t>
      </w:r>
      <w:r w:rsidR="00103C78">
        <w:t xml:space="preserve"> Facilitator </w:t>
      </w:r>
      <w:r>
        <w:t>Version:</w:t>
      </w:r>
      <w:r w:rsidR="00103C78">
        <w:t xml:space="preserve"> overview, facilitator guide, </w:t>
      </w:r>
      <w:r>
        <w:t>pre-delivery checklist</w:t>
      </w:r>
      <w:r w:rsidR="00103C78">
        <w:t xml:space="preserve"> and quick reference answer key</w:t>
      </w:r>
    </w:p>
    <w:p w14:paraId="1332C769" w14:textId="1C64559B" w:rsidR="34A207C3" w:rsidRPr="00867481" w:rsidRDefault="18A12FEF" w:rsidP="44F79F81">
      <w:pPr>
        <w:jc w:val="center"/>
        <w:rPr>
          <w:color w:val="4F81BD" w:themeColor="accent1"/>
        </w:rPr>
      </w:pPr>
      <w:r w:rsidRPr="00867481">
        <w:rPr>
          <w:b/>
          <w:bCs/>
          <w:color w:val="4F81BD" w:themeColor="accent1"/>
        </w:rPr>
        <w:t>INSTRUCTOR COPY - CONTAINS THE FULL ANSWER KEY - DO NOT ISSUE TO STUDENTS</w:t>
      </w:r>
    </w:p>
    <w:p w14:paraId="4C7AD0F3" w14:textId="46C36791" w:rsidR="34A207C3" w:rsidRDefault="7E74AD4B" w:rsidP="00867481">
      <w:r w:rsidRPr="44F79F81">
        <w:rPr>
          <w:color w:val="6B5A50"/>
        </w:rPr>
        <w:t>Capture the Flag Culminating Activity - Cellebrite Analysis for Defense and Intelligence (Intermediate). Companion to the Operation IRON MERIDIAN CTF activity document. 90 flags, 970 points, five sections, one day.</w:t>
      </w:r>
    </w:p>
    <w:p w14:paraId="12694B58" w14:textId="31064AB6" w:rsidR="44F79F81" w:rsidRDefault="44F79F81" w:rsidP="44F79F81">
      <w:pPr>
        <w:pStyle w:val="Heading1"/>
      </w:pPr>
      <w:bookmarkStart w:id="0" w:name="_Toc240371247"/>
      <w:bookmarkStart w:id="1" w:name="_Toc240370969"/>
      <w:r>
        <w:t>Contents</w:t>
      </w:r>
      <w:bookmarkEnd w:id="0"/>
      <w:bookmarkEnd w:id="1"/>
    </w:p>
    <w:p w14:paraId="754BD263" w14:textId="77777777" w:rsidR="00867481" w:rsidRDefault="00867481" w:rsidP="00867481">
      <w:pPr>
        <w:rPr>
          <w:sz w:val="2"/>
          <w:szCs w:val="2"/>
        </w:rPr>
      </w:pPr>
      <w:r>
        <w:rPr>
          <w:sz w:val="2"/>
          <w:szCs w:val="2"/>
        </w:rPr>
        <w:t>​</w:t>
      </w:r>
    </w:p>
    <w:p w14:paraId="575CDDFA" w14:textId="5E142474" w:rsidR="00867481" w:rsidRDefault="00867481">
      <w:pPr>
        <w:pStyle w:val="TOC1"/>
        <w:tabs>
          <w:tab w:val="right" w:leader="dot" w:pos="8630"/>
        </w:tabs>
        <w:rPr>
          <w:noProof/>
          <w:kern w:val="2"/>
          <w:sz w:val="24"/>
          <w:szCs w:val="24"/>
          <w14:ligatures w14:val="standardContextual"/>
        </w:rPr>
      </w:pPr>
      <w:r>
        <w:rPr>
          <w:sz w:val="2"/>
          <w:szCs w:val="2"/>
        </w:rPr>
        <w:fldChar w:fldCharType="begin"/>
      </w:r>
      <w:r>
        <w:rPr>
          <w:sz w:val="2"/>
          <w:szCs w:val="2"/>
        </w:rPr>
        <w:instrText xml:space="preserve"> TOC \o "1-3" \h \* MERGEFORMAT </w:instrText>
      </w:r>
      <w:r>
        <w:rPr>
          <w:sz w:val="2"/>
          <w:szCs w:val="2"/>
        </w:rPr>
        <w:fldChar w:fldCharType="separate"/>
      </w:r>
      <w:hyperlink w:anchor="_Toc240371247" w:history="1">
        <w:r w:rsidRPr="00EB3E83">
          <w:rPr>
            <w:rStyle w:val="Hyperlink"/>
            <w:noProof/>
          </w:rPr>
          <w:t>Contents</w:t>
        </w:r>
        <w:r>
          <w:rPr>
            <w:noProof/>
          </w:rPr>
          <w:tab/>
        </w:r>
        <w:r>
          <w:rPr>
            <w:noProof/>
          </w:rPr>
          <w:fldChar w:fldCharType="begin"/>
        </w:r>
        <w:r>
          <w:rPr>
            <w:noProof/>
          </w:rPr>
          <w:instrText xml:space="preserve"> PAGEREF _Toc240371247 \h </w:instrText>
        </w:r>
        <w:r>
          <w:rPr>
            <w:noProof/>
          </w:rPr>
        </w:r>
        <w:r>
          <w:rPr>
            <w:noProof/>
          </w:rPr>
          <w:fldChar w:fldCharType="separate"/>
        </w:r>
        <w:r>
          <w:rPr>
            <w:noProof/>
          </w:rPr>
          <w:t>1</w:t>
        </w:r>
        <w:r>
          <w:rPr>
            <w:noProof/>
          </w:rPr>
          <w:fldChar w:fldCharType="end"/>
        </w:r>
      </w:hyperlink>
    </w:p>
    <w:p w14:paraId="20BCACC5" w14:textId="0CB2A692" w:rsidR="00867481" w:rsidRDefault="00867481">
      <w:pPr>
        <w:pStyle w:val="TOC1"/>
        <w:tabs>
          <w:tab w:val="right" w:leader="dot" w:pos="8630"/>
        </w:tabs>
        <w:rPr>
          <w:noProof/>
          <w:kern w:val="2"/>
          <w:sz w:val="24"/>
          <w:szCs w:val="24"/>
          <w14:ligatures w14:val="standardContextual"/>
        </w:rPr>
      </w:pPr>
      <w:hyperlink w:anchor="_Toc240371248" w:history="1">
        <w:r w:rsidRPr="00EB3E83">
          <w:rPr>
            <w:rStyle w:val="Hyperlink"/>
            <w:noProof/>
          </w:rPr>
          <w:t>One-Page Overview</w:t>
        </w:r>
        <w:r>
          <w:rPr>
            <w:noProof/>
          </w:rPr>
          <w:tab/>
        </w:r>
        <w:r>
          <w:rPr>
            <w:noProof/>
          </w:rPr>
          <w:fldChar w:fldCharType="begin"/>
        </w:r>
        <w:r>
          <w:rPr>
            <w:noProof/>
          </w:rPr>
          <w:instrText xml:space="preserve"> PAGEREF _Toc240371248 \h </w:instrText>
        </w:r>
        <w:r>
          <w:rPr>
            <w:noProof/>
          </w:rPr>
        </w:r>
        <w:r>
          <w:rPr>
            <w:noProof/>
          </w:rPr>
          <w:fldChar w:fldCharType="separate"/>
        </w:r>
        <w:r>
          <w:rPr>
            <w:noProof/>
          </w:rPr>
          <w:t>5</w:t>
        </w:r>
        <w:r>
          <w:rPr>
            <w:noProof/>
          </w:rPr>
          <w:fldChar w:fldCharType="end"/>
        </w:r>
      </w:hyperlink>
    </w:p>
    <w:p w14:paraId="013CB918" w14:textId="5154FE49" w:rsidR="00867481" w:rsidRDefault="00867481">
      <w:pPr>
        <w:pStyle w:val="TOC2"/>
        <w:tabs>
          <w:tab w:val="right" w:leader="dot" w:pos="8630"/>
        </w:tabs>
        <w:rPr>
          <w:noProof/>
          <w:kern w:val="2"/>
          <w:sz w:val="24"/>
          <w:szCs w:val="24"/>
          <w14:ligatures w14:val="standardContextual"/>
        </w:rPr>
      </w:pPr>
      <w:hyperlink w:anchor="_Toc240371249" w:history="1">
        <w:r w:rsidRPr="00EB3E83">
          <w:rPr>
            <w:rStyle w:val="Hyperlink"/>
            <w:noProof/>
          </w:rPr>
          <w:t>The activity at a glance</w:t>
        </w:r>
        <w:r>
          <w:rPr>
            <w:noProof/>
          </w:rPr>
          <w:tab/>
        </w:r>
        <w:r>
          <w:rPr>
            <w:noProof/>
          </w:rPr>
          <w:fldChar w:fldCharType="begin"/>
        </w:r>
        <w:r>
          <w:rPr>
            <w:noProof/>
          </w:rPr>
          <w:instrText xml:space="preserve"> PAGEREF _Toc240371249 \h </w:instrText>
        </w:r>
        <w:r>
          <w:rPr>
            <w:noProof/>
          </w:rPr>
        </w:r>
        <w:r>
          <w:rPr>
            <w:noProof/>
          </w:rPr>
          <w:fldChar w:fldCharType="separate"/>
        </w:r>
        <w:r>
          <w:rPr>
            <w:noProof/>
          </w:rPr>
          <w:t>5</w:t>
        </w:r>
        <w:r>
          <w:rPr>
            <w:noProof/>
          </w:rPr>
          <w:fldChar w:fldCharType="end"/>
        </w:r>
      </w:hyperlink>
    </w:p>
    <w:p w14:paraId="119571B0" w14:textId="198079A3" w:rsidR="00867481" w:rsidRDefault="00867481">
      <w:pPr>
        <w:pStyle w:val="TOC2"/>
        <w:tabs>
          <w:tab w:val="right" w:leader="dot" w:pos="8630"/>
        </w:tabs>
        <w:rPr>
          <w:noProof/>
          <w:kern w:val="2"/>
          <w:sz w:val="24"/>
          <w:szCs w:val="24"/>
          <w14:ligatures w14:val="standardContextual"/>
        </w:rPr>
      </w:pPr>
      <w:hyperlink w:anchor="_Toc240371250" w:history="1">
        <w:r w:rsidRPr="00EB3E83">
          <w:rPr>
            <w:rStyle w:val="Hyperlink"/>
            <w:noProof/>
          </w:rPr>
          <w:t>The day at a glance</w:t>
        </w:r>
        <w:r>
          <w:rPr>
            <w:noProof/>
          </w:rPr>
          <w:tab/>
        </w:r>
        <w:r>
          <w:rPr>
            <w:noProof/>
          </w:rPr>
          <w:fldChar w:fldCharType="begin"/>
        </w:r>
        <w:r>
          <w:rPr>
            <w:noProof/>
          </w:rPr>
          <w:instrText xml:space="preserve"> PAGEREF _Toc240371250 \h </w:instrText>
        </w:r>
        <w:r>
          <w:rPr>
            <w:noProof/>
          </w:rPr>
        </w:r>
        <w:r>
          <w:rPr>
            <w:noProof/>
          </w:rPr>
          <w:fldChar w:fldCharType="separate"/>
        </w:r>
        <w:r>
          <w:rPr>
            <w:noProof/>
          </w:rPr>
          <w:t>5</w:t>
        </w:r>
        <w:r>
          <w:rPr>
            <w:noProof/>
          </w:rPr>
          <w:fldChar w:fldCharType="end"/>
        </w:r>
      </w:hyperlink>
    </w:p>
    <w:p w14:paraId="2D37279C" w14:textId="2363B8C6" w:rsidR="00867481" w:rsidRDefault="00867481">
      <w:pPr>
        <w:pStyle w:val="TOC2"/>
        <w:tabs>
          <w:tab w:val="right" w:leader="dot" w:pos="8630"/>
        </w:tabs>
        <w:rPr>
          <w:noProof/>
          <w:kern w:val="2"/>
          <w:sz w:val="24"/>
          <w:szCs w:val="24"/>
          <w14:ligatures w14:val="standardContextual"/>
        </w:rPr>
      </w:pPr>
      <w:hyperlink w:anchor="_Toc240371251" w:history="1">
        <w:r w:rsidRPr="00EB3E83">
          <w:rPr>
            <w:rStyle w:val="Hyperlink"/>
            <w:noProof/>
          </w:rPr>
          <w:t>Critical pre-flight</w:t>
        </w:r>
        <w:r>
          <w:rPr>
            <w:noProof/>
          </w:rPr>
          <w:tab/>
        </w:r>
        <w:r>
          <w:rPr>
            <w:noProof/>
          </w:rPr>
          <w:fldChar w:fldCharType="begin"/>
        </w:r>
        <w:r>
          <w:rPr>
            <w:noProof/>
          </w:rPr>
          <w:instrText xml:space="preserve"> PAGEREF _Toc240371251 \h </w:instrText>
        </w:r>
        <w:r>
          <w:rPr>
            <w:noProof/>
          </w:rPr>
        </w:r>
        <w:r>
          <w:rPr>
            <w:noProof/>
          </w:rPr>
          <w:fldChar w:fldCharType="separate"/>
        </w:r>
        <w:r>
          <w:rPr>
            <w:noProof/>
          </w:rPr>
          <w:t>6</w:t>
        </w:r>
        <w:r>
          <w:rPr>
            <w:noProof/>
          </w:rPr>
          <w:fldChar w:fldCharType="end"/>
        </w:r>
      </w:hyperlink>
    </w:p>
    <w:p w14:paraId="37F75344" w14:textId="7522D26A" w:rsidR="00867481" w:rsidRDefault="00867481">
      <w:pPr>
        <w:pStyle w:val="TOC2"/>
        <w:tabs>
          <w:tab w:val="right" w:leader="dot" w:pos="8630"/>
        </w:tabs>
        <w:rPr>
          <w:noProof/>
          <w:kern w:val="2"/>
          <w:sz w:val="24"/>
          <w:szCs w:val="24"/>
          <w14:ligatures w14:val="standardContextual"/>
        </w:rPr>
      </w:pPr>
      <w:hyperlink w:anchor="_Toc240371252" w:history="1">
        <w:r w:rsidRPr="00EB3E83">
          <w:rPr>
            <w:rStyle w:val="Hyperlink"/>
            <w:noProof/>
          </w:rPr>
          <w:t>The coaching rule</w:t>
        </w:r>
        <w:r>
          <w:rPr>
            <w:noProof/>
          </w:rPr>
          <w:tab/>
        </w:r>
        <w:r>
          <w:rPr>
            <w:noProof/>
          </w:rPr>
          <w:fldChar w:fldCharType="begin"/>
        </w:r>
        <w:r>
          <w:rPr>
            <w:noProof/>
          </w:rPr>
          <w:instrText xml:space="preserve"> PAGEREF _Toc240371252 \h </w:instrText>
        </w:r>
        <w:r>
          <w:rPr>
            <w:noProof/>
          </w:rPr>
        </w:r>
        <w:r>
          <w:rPr>
            <w:noProof/>
          </w:rPr>
          <w:fldChar w:fldCharType="separate"/>
        </w:r>
        <w:r>
          <w:rPr>
            <w:noProof/>
          </w:rPr>
          <w:t>7</w:t>
        </w:r>
        <w:r>
          <w:rPr>
            <w:noProof/>
          </w:rPr>
          <w:fldChar w:fldCharType="end"/>
        </w:r>
      </w:hyperlink>
    </w:p>
    <w:p w14:paraId="264233C1" w14:textId="17AA69DA" w:rsidR="00867481" w:rsidRDefault="00867481">
      <w:pPr>
        <w:pStyle w:val="TOC2"/>
        <w:tabs>
          <w:tab w:val="right" w:leader="dot" w:pos="8630"/>
        </w:tabs>
        <w:rPr>
          <w:noProof/>
          <w:kern w:val="2"/>
          <w:sz w:val="24"/>
          <w:szCs w:val="24"/>
          <w14:ligatures w14:val="standardContextual"/>
        </w:rPr>
      </w:pPr>
      <w:hyperlink w:anchor="_Toc240371253" w:history="1">
        <w:r w:rsidRPr="00EB3E83">
          <w:rPr>
            <w:rStyle w:val="Hyperlink"/>
            <w:noProof/>
          </w:rPr>
          <w:t>Where students predictably stall</w:t>
        </w:r>
        <w:r>
          <w:rPr>
            <w:noProof/>
          </w:rPr>
          <w:tab/>
        </w:r>
        <w:r>
          <w:rPr>
            <w:noProof/>
          </w:rPr>
          <w:fldChar w:fldCharType="begin"/>
        </w:r>
        <w:r>
          <w:rPr>
            <w:noProof/>
          </w:rPr>
          <w:instrText xml:space="preserve"> PAGEREF _Toc240371253 \h </w:instrText>
        </w:r>
        <w:r>
          <w:rPr>
            <w:noProof/>
          </w:rPr>
        </w:r>
        <w:r>
          <w:rPr>
            <w:noProof/>
          </w:rPr>
          <w:fldChar w:fldCharType="separate"/>
        </w:r>
        <w:r>
          <w:rPr>
            <w:noProof/>
          </w:rPr>
          <w:t>7</w:t>
        </w:r>
        <w:r>
          <w:rPr>
            <w:noProof/>
          </w:rPr>
          <w:fldChar w:fldCharType="end"/>
        </w:r>
      </w:hyperlink>
    </w:p>
    <w:p w14:paraId="54C83F64" w14:textId="74627293" w:rsidR="00867481" w:rsidRDefault="00867481">
      <w:pPr>
        <w:pStyle w:val="TOC2"/>
        <w:tabs>
          <w:tab w:val="right" w:leader="dot" w:pos="8630"/>
        </w:tabs>
        <w:rPr>
          <w:noProof/>
          <w:kern w:val="2"/>
          <w:sz w:val="24"/>
          <w:szCs w:val="24"/>
          <w14:ligatures w14:val="standardContextual"/>
        </w:rPr>
      </w:pPr>
      <w:hyperlink w:anchor="_Toc240371254" w:history="1">
        <w:r w:rsidRPr="00EB3E83">
          <w:rPr>
            <w:rStyle w:val="Hyperlink"/>
            <w:noProof/>
          </w:rPr>
          <w:t>Fix these before you publish the form</w:t>
        </w:r>
        <w:r>
          <w:rPr>
            <w:noProof/>
          </w:rPr>
          <w:tab/>
        </w:r>
        <w:r>
          <w:rPr>
            <w:noProof/>
          </w:rPr>
          <w:fldChar w:fldCharType="begin"/>
        </w:r>
        <w:r>
          <w:rPr>
            <w:noProof/>
          </w:rPr>
          <w:instrText xml:space="preserve"> PAGEREF _Toc240371254 \h </w:instrText>
        </w:r>
        <w:r>
          <w:rPr>
            <w:noProof/>
          </w:rPr>
        </w:r>
        <w:r>
          <w:rPr>
            <w:noProof/>
          </w:rPr>
          <w:fldChar w:fldCharType="separate"/>
        </w:r>
        <w:r>
          <w:rPr>
            <w:noProof/>
          </w:rPr>
          <w:t>7</w:t>
        </w:r>
        <w:r>
          <w:rPr>
            <w:noProof/>
          </w:rPr>
          <w:fldChar w:fldCharType="end"/>
        </w:r>
      </w:hyperlink>
    </w:p>
    <w:p w14:paraId="2134B5B9" w14:textId="430D4AB7" w:rsidR="00867481" w:rsidRDefault="00867481">
      <w:pPr>
        <w:pStyle w:val="TOC1"/>
        <w:tabs>
          <w:tab w:val="right" w:leader="dot" w:pos="8630"/>
        </w:tabs>
        <w:rPr>
          <w:noProof/>
          <w:kern w:val="2"/>
          <w:sz w:val="24"/>
          <w:szCs w:val="24"/>
          <w14:ligatures w14:val="standardContextual"/>
        </w:rPr>
      </w:pPr>
      <w:hyperlink w:anchor="_Toc240371255" w:history="1">
        <w:r w:rsidRPr="00EB3E83">
          <w:rPr>
            <w:rStyle w:val="Hyperlink"/>
            <w:noProof/>
          </w:rPr>
          <w:t>How to use this document</w:t>
        </w:r>
        <w:r>
          <w:rPr>
            <w:noProof/>
          </w:rPr>
          <w:tab/>
        </w:r>
        <w:r>
          <w:rPr>
            <w:noProof/>
          </w:rPr>
          <w:fldChar w:fldCharType="begin"/>
        </w:r>
        <w:r>
          <w:rPr>
            <w:noProof/>
          </w:rPr>
          <w:instrText xml:space="preserve"> PAGEREF _Toc240371255 \h </w:instrText>
        </w:r>
        <w:r>
          <w:rPr>
            <w:noProof/>
          </w:rPr>
        </w:r>
        <w:r>
          <w:rPr>
            <w:noProof/>
          </w:rPr>
          <w:fldChar w:fldCharType="separate"/>
        </w:r>
        <w:r>
          <w:rPr>
            <w:noProof/>
          </w:rPr>
          <w:t>10</w:t>
        </w:r>
        <w:r>
          <w:rPr>
            <w:noProof/>
          </w:rPr>
          <w:fldChar w:fldCharType="end"/>
        </w:r>
      </w:hyperlink>
    </w:p>
    <w:p w14:paraId="7E2C3E3D" w14:textId="209C8787" w:rsidR="00867481" w:rsidRDefault="00867481">
      <w:pPr>
        <w:pStyle w:val="TOC2"/>
        <w:tabs>
          <w:tab w:val="right" w:leader="dot" w:pos="8630"/>
        </w:tabs>
        <w:rPr>
          <w:noProof/>
          <w:kern w:val="2"/>
          <w:sz w:val="24"/>
          <w:szCs w:val="24"/>
          <w14:ligatures w14:val="standardContextual"/>
        </w:rPr>
      </w:pPr>
      <w:hyperlink w:anchor="_Toc240371256" w:history="1">
        <w:r w:rsidRPr="00EB3E83">
          <w:rPr>
            <w:rStyle w:val="Hyperlink"/>
            <w:noProof/>
          </w:rPr>
          <w:t>A note on the word 'flag'</w:t>
        </w:r>
        <w:r>
          <w:rPr>
            <w:noProof/>
          </w:rPr>
          <w:tab/>
        </w:r>
        <w:r>
          <w:rPr>
            <w:noProof/>
          </w:rPr>
          <w:fldChar w:fldCharType="begin"/>
        </w:r>
        <w:r>
          <w:rPr>
            <w:noProof/>
          </w:rPr>
          <w:instrText xml:space="preserve"> PAGEREF _Toc240371256 \h </w:instrText>
        </w:r>
        <w:r>
          <w:rPr>
            <w:noProof/>
          </w:rPr>
        </w:r>
        <w:r>
          <w:rPr>
            <w:noProof/>
          </w:rPr>
          <w:fldChar w:fldCharType="separate"/>
        </w:r>
        <w:r>
          <w:rPr>
            <w:noProof/>
          </w:rPr>
          <w:t>10</w:t>
        </w:r>
        <w:r>
          <w:rPr>
            <w:noProof/>
          </w:rPr>
          <w:fldChar w:fldCharType="end"/>
        </w:r>
      </w:hyperlink>
    </w:p>
    <w:p w14:paraId="025CA7AB" w14:textId="418580BE" w:rsidR="00867481" w:rsidRDefault="00867481">
      <w:pPr>
        <w:pStyle w:val="TOC1"/>
        <w:tabs>
          <w:tab w:val="right" w:leader="dot" w:pos="8630"/>
        </w:tabs>
        <w:rPr>
          <w:noProof/>
          <w:kern w:val="2"/>
          <w:sz w:val="24"/>
          <w:szCs w:val="24"/>
          <w14:ligatures w14:val="standardContextual"/>
        </w:rPr>
      </w:pPr>
      <w:hyperlink w:anchor="_Toc240371257" w:history="1">
        <w:r w:rsidRPr="00EB3E83">
          <w:rPr>
            <w:rStyle w:val="Hyperlink"/>
            <w:noProof/>
          </w:rPr>
          <w:t>Part 1 - Facilitator Guide</w:t>
        </w:r>
        <w:r>
          <w:rPr>
            <w:noProof/>
          </w:rPr>
          <w:tab/>
        </w:r>
        <w:r>
          <w:rPr>
            <w:noProof/>
          </w:rPr>
          <w:fldChar w:fldCharType="begin"/>
        </w:r>
        <w:r>
          <w:rPr>
            <w:noProof/>
          </w:rPr>
          <w:instrText xml:space="preserve"> PAGEREF _Toc240371257 \h </w:instrText>
        </w:r>
        <w:r>
          <w:rPr>
            <w:noProof/>
          </w:rPr>
        </w:r>
        <w:r>
          <w:rPr>
            <w:noProof/>
          </w:rPr>
          <w:fldChar w:fldCharType="separate"/>
        </w:r>
        <w:r>
          <w:rPr>
            <w:noProof/>
          </w:rPr>
          <w:t>11</w:t>
        </w:r>
        <w:r>
          <w:rPr>
            <w:noProof/>
          </w:rPr>
          <w:fldChar w:fldCharType="end"/>
        </w:r>
      </w:hyperlink>
    </w:p>
    <w:p w14:paraId="37990830" w14:textId="1A52951E" w:rsidR="00867481" w:rsidRDefault="00867481">
      <w:pPr>
        <w:pStyle w:val="TOC2"/>
        <w:tabs>
          <w:tab w:val="right" w:leader="dot" w:pos="8630"/>
        </w:tabs>
        <w:rPr>
          <w:noProof/>
          <w:kern w:val="2"/>
          <w:sz w:val="24"/>
          <w:szCs w:val="24"/>
          <w14:ligatures w14:val="standardContextual"/>
        </w:rPr>
      </w:pPr>
      <w:hyperlink w:anchor="_Toc240371258" w:history="1">
        <w:r w:rsidRPr="00EB3E83">
          <w:rPr>
            <w:rStyle w:val="Hyperlink"/>
            <w:noProof/>
          </w:rPr>
          <w:t>What this activity is, in plain language</w:t>
        </w:r>
        <w:r>
          <w:rPr>
            <w:noProof/>
          </w:rPr>
          <w:tab/>
        </w:r>
        <w:r>
          <w:rPr>
            <w:noProof/>
          </w:rPr>
          <w:fldChar w:fldCharType="begin"/>
        </w:r>
        <w:r>
          <w:rPr>
            <w:noProof/>
          </w:rPr>
          <w:instrText xml:space="preserve"> PAGEREF _Toc240371258 \h </w:instrText>
        </w:r>
        <w:r>
          <w:rPr>
            <w:noProof/>
          </w:rPr>
        </w:r>
        <w:r>
          <w:rPr>
            <w:noProof/>
          </w:rPr>
          <w:fldChar w:fldCharType="separate"/>
        </w:r>
        <w:r>
          <w:rPr>
            <w:noProof/>
          </w:rPr>
          <w:t>11</w:t>
        </w:r>
        <w:r>
          <w:rPr>
            <w:noProof/>
          </w:rPr>
          <w:fldChar w:fldCharType="end"/>
        </w:r>
      </w:hyperlink>
    </w:p>
    <w:p w14:paraId="04DBF4B5" w14:textId="4EC33756" w:rsidR="00867481" w:rsidRDefault="00867481">
      <w:pPr>
        <w:pStyle w:val="TOC2"/>
        <w:tabs>
          <w:tab w:val="right" w:leader="dot" w:pos="8630"/>
        </w:tabs>
        <w:rPr>
          <w:noProof/>
          <w:kern w:val="2"/>
          <w:sz w:val="24"/>
          <w:szCs w:val="24"/>
          <w14:ligatures w14:val="standardContextual"/>
        </w:rPr>
      </w:pPr>
      <w:hyperlink w:anchor="_Toc240371259" w:history="1">
        <w:r w:rsidRPr="00EB3E83">
          <w:rPr>
            <w:rStyle w:val="Hyperlink"/>
            <w:noProof/>
          </w:rPr>
          <w:t>The three devices</w:t>
        </w:r>
        <w:r>
          <w:rPr>
            <w:noProof/>
          </w:rPr>
          <w:tab/>
        </w:r>
        <w:r>
          <w:rPr>
            <w:noProof/>
          </w:rPr>
          <w:fldChar w:fldCharType="begin"/>
        </w:r>
        <w:r>
          <w:rPr>
            <w:noProof/>
          </w:rPr>
          <w:instrText xml:space="preserve"> PAGEREF _Toc240371259 \h </w:instrText>
        </w:r>
        <w:r>
          <w:rPr>
            <w:noProof/>
          </w:rPr>
        </w:r>
        <w:r>
          <w:rPr>
            <w:noProof/>
          </w:rPr>
          <w:fldChar w:fldCharType="separate"/>
        </w:r>
        <w:r>
          <w:rPr>
            <w:noProof/>
          </w:rPr>
          <w:t>11</w:t>
        </w:r>
        <w:r>
          <w:rPr>
            <w:noProof/>
          </w:rPr>
          <w:fldChar w:fldCharType="end"/>
        </w:r>
      </w:hyperlink>
    </w:p>
    <w:p w14:paraId="05477104" w14:textId="44DA54FE" w:rsidR="00867481" w:rsidRDefault="00867481">
      <w:pPr>
        <w:pStyle w:val="TOC2"/>
        <w:tabs>
          <w:tab w:val="right" w:leader="dot" w:pos="8630"/>
        </w:tabs>
        <w:rPr>
          <w:noProof/>
          <w:kern w:val="2"/>
          <w:sz w:val="24"/>
          <w:szCs w:val="24"/>
          <w14:ligatures w14:val="standardContextual"/>
        </w:rPr>
      </w:pPr>
      <w:hyperlink w:anchor="_Toc240371260" w:history="1">
        <w:r w:rsidRPr="00EB3E83">
          <w:rPr>
            <w:rStyle w:val="Hyperlink"/>
            <w:noProof/>
          </w:rPr>
          <w:t>Before class day: your preparation checklist</w:t>
        </w:r>
        <w:r>
          <w:rPr>
            <w:noProof/>
          </w:rPr>
          <w:tab/>
        </w:r>
        <w:r>
          <w:rPr>
            <w:noProof/>
          </w:rPr>
          <w:fldChar w:fldCharType="begin"/>
        </w:r>
        <w:r>
          <w:rPr>
            <w:noProof/>
          </w:rPr>
          <w:instrText xml:space="preserve"> PAGEREF _Toc240371260 \h </w:instrText>
        </w:r>
        <w:r>
          <w:rPr>
            <w:noProof/>
          </w:rPr>
        </w:r>
        <w:r>
          <w:rPr>
            <w:noProof/>
          </w:rPr>
          <w:fldChar w:fldCharType="separate"/>
        </w:r>
        <w:r>
          <w:rPr>
            <w:noProof/>
          </w:rPr>
          <w:t>11</w:t>
        </w:r>
        <w:r>
          <w:rPr>
            <w:noProof/>
          </w:rPr>
          <w:fldChar w:fldCharType="end"/>
        </w:r>
      </w:hyperlink>
    </w:p>
    <w:p w14:paraId="20C74ED7" w14:textId="75187316" w:rsidR="00867481" w:rsidRDefault="00867481">
      <w:pPr>
        <w:pStyle w:val="TOC3"/>
        <w:tabs>
          <w:tab w:val="right" w:leader="dot" w:pos="8630"/>
        </w:tabs>
        <w:rPr>
          <w:noProof/>
          <w:kern w:val="2"/>
          <w:sz w:val="24"/>
          <w:szCs w:val="24"/>
          <w14:ligatures w14:val="standardContextual"/>
        </w:rPr>
      </w:pPr>
      <w:hyperlink w:anchor="_Toc240371261" w:history="1">
        <w:r w:rsidRPr="00EB3E83">
          <w:rPr>
            <w:rStyle w:val="Hyperlink"/>
            <w:noProof/>
          </w:rPr>
          <w:t>Step 1 - Build all three cases yourself (allow two hours)</w:t>
        </w:r>
        <w:r>
          <w:rPr>
            <w:noProof/>
          </w:rPr>
          <w:tab/>
        </w:r>
        <w:r>
          <w:rPr>
            <w:noProof/>
          </w:rPr>
          <w:fldChar w:fldCharType="begin"/>
        </w:r>
        <w:r>
          <w:rPr>
            <w:noProof/>
          </w:rPr>
          <w:instrText xml:space="preserve"> PAGEREF _Toc240371261 \h </w:instrText>
        </w:r>
        <w:r>
          <w:rPr>
            <w:noProof/>
          </w:rPr>
        </w:r>
        <w:r>
          <w:rPr>
            <w:noProof/>
          </w:rPr>
          <w:fldChar w:fldCharType="separate"/>
        </w:r>
        <w:r>
          <w:rPr>
            <w:noProof/>
          </w:rPr>
          <w:t>12</w:t>
        </w:r>
        <w:r>
          <w:rPr>
            <w:noProof/>
          </w:rPr>
          <w:fldChar w:fldCharType="end"/>
        </w:r>
      </w:hyperlink>
    </w:p>
    <w:p w14:paraId="19286447" w14:textId="237E4CA4" w:rsidR="00867481" w:rsidRDefault="00867481">
      <w:pPr>
        <w:pStyle w:val="TOC3"/>
        <w:tabs>
          <w:tab w:val="right" w:leader="dot" w:pos="8630"/>
        </w:tabs>
        <w:rPr>
          <w:noProof/>
          <w:kern w:val="2"/>
          <w:sz w:val="24"/>
          <w:szCs w:val="24"/>
          <w14:ligatures w14:val="standardContextual"/>
        </w:rPr>
      </w:pPr>
      <w:hyperlink w:anchor="_Toc240371262" w:history="1">
        <w:r w:rsidRPr="00EB3E83">
          <w:rPr>
            <w:rStyle w:val="Hyperlink"/>
            <w:noProof/>
          </w:rPr>
          <w:t>Step 2 - Work the dataset-dependent flags and record what you see (allow 90 minutes)</w:t>
        </w:r>
        <w:r>
          <w:rPr>
            <w:noProof/>
          </w:rPr>
          <w:tab/>
        </w:r>
        <w:r>
          <w:rPr>
            <w:noProof/>
          </w:rPr>
          <w:fldChar w:fldCharType="begin"/>
        </w:r>
        <w:r>
          <w:rPr>
            <w:noProof/>
          </w:rPr>
          <w:instrText xml:space="preserve"> PAGEREF _Toc240371262 \h </w:instrText>
        </w:r>
        <w:r>
          <w:rPr>
            <w:noProof/>
          </w:rPr>
        </w:r>
        <w:r>
          <w:rPr>
            <w:noProof/>
          </w:rPr>
          <w:fldChar w:fldCharType="separate"/>
        </w:r>
        <w:r>
          <w:rPr>
            <w:noProof/>
          </w:rPr>
          <w:t>12</w:t>
        </w:r>
        <w:r>
          <w:rPr>
            <w:noProof/>
          </w:rPr>
          <w:fldChar w:fldCharType="end"/>
        </w:r>
      </w:hyperlink>
    </w:p>
    <w:p w14:paraId="3D9BA6EC" w14:textId="51A87367" w:rsidR="00867481" w:rsidRDefault="00867481">
      <w:pPr>
        <w:pStyle w:val="TOC3"/>
        <w:tabs>
          <w:tab w:val="right" w:leader="dot" w:pos="8630"/>
        </w:tabs>
        <w:rPr>
          <w:noProof/>
          <w:kern w:val="2"/>
          <w:sz w:val="24"/>
          <w:szCs w:val="24"/>
          <w14:ligatures w14:val="standardContextual"/>
        </w:rPr>
      </w:pPr>
      <w:hyperlink w:anchor="_Toc240371263" w:history="1">
        <w:r w:rsidRPr="00EB3E83">
          <w:rPr>
            <w:rStyle w:val="Hyperlink"/>
            <w:noProof/>
          </w:rPr>
          <w:t>Step 3 - Build and publish the scoring form (allow two to three hours the first time)</w:t>
        </w:r>
        <w:r>
          <w:rPr>
            <w:noProof/>
          </w:rPr>
          <w:tab/>
        </w:r>
        <w:r>
          <w:rPr>
            <w:noProof/>
          </w:rPr>
          <w:fldChar w:fldCharType="begin"/>
        </w:r>
        <w:r>
          <w:rPr>
            <w:noProof/>
          </w:rPr>
          <w:instrText xml:space="preserve"> PAGEREF _Toc240371263 \h </w:instrText>
        </w:r>
        <w:r>
          <w:rPr>
            <w:noProof/>
          </w:rPr>
        </w:r>
        <w:r>
          <w:rPr>
            <w:noProof/>
          </w:rPr>
          <w:fldChar w:fldCharType="separate"/>
        </w:r>
        <w:r>
          <w:rPr>
            <w:noProof/>
          </w:rPr>
          <w:t>12</w:t>
        </w:r>
        <w:r>
          <w:rPr>
            <w:noProof/>
          </w:rPr>
          <w:fldChar w:fldCharType="end"/>
        </w:r>
      </w:hyperlink>
    </w:p>
    <w:p w14:paraId="175F8F3E" w14:textId="6EBB6161" w:rsidR="00867481" w:rsidRDefault="00867481">
      <w:pPr>
        <w:pStyle w:val="TOC3"/>
        <w:tabs>
          <w:tab w:val="right" w:leader="dot" w:pos="8630"/>
        </w:tabs>
        <w:rPr>
          <w:noProof/>
          <w:kern w:val="2"/>
          <w:sz w:val="24"/>
          <w:szCs w:val="24"/>
          <w14:ligatures w14:val="standardContextual"/>
        </w:rPr>
      </w:pPr>
      <w:hyperlink w:anchor="_Toc240371264" w:history="1">
        <w:r w:rsidRPr="00EB3E83">
          <w:rPr>
            <w:rStyle w:val="Hyperlink"/>
            <w:noProof/>
          </w:rPr>
          <w:t>Step 4 - Stage the software and files on every workstation</w:t>
        </w:r>
        <w:r>
          <w:rPr>
            <w:noProof/>
          </w:rPr>
          <w:tab/>
        </w:r>
        <w:r>
          <w:rPr>
            <w:noProof/>
          </w:rPr>
          <w:fldChar w:fldCharType="begin"/>
        </w:r>
        <w:r>
          <w:rPr>
            <w:noProof/>
          </w:rPr>
          <w:instrText xml:space="preserve"> PAGEREF _Toc240371264 \h </w:instrText>
        </w:r>
        <w:r>
          <w:rPr>
            <w:noProof/>
          </w:rPr>
        </w:r>
        <w:r>
          <w:rPr>
            <w:noProof/>
          </w:rPr>
          <w:fldChar w:fldCharType="separate"/>
        </w:r>
        <w:r>
          <w:rPr>
            <w:noProof/>
          </w:rPr>
          <w:t>13</w:t>
        </w:r>
        <w:r>
          <w:rPr>
            <w:noProof/>
          </w:rPr>
          <w:fldChar w:fldCharType="end"/>
        </w:r>
      </w:hyperlink>
    </w:p>
    <w:p w14:paraId="4806F964" w14:textId="2DFD73BB" w:rsidR="00867481" w:rsidRDefault="00867481">
      <w:pPr>
        <w:pStyle w:val="TOC3"/>
        <w:tabs>
          <w:tab w:val="right" w:leader="dot" w:pos="8630"/>
        </w:tabs>
        <w:rPr>
          <w:noProof/>
          <w:kern w:val="2"/>
          <w:sz w:val="24"/>
          <w:szCs w:val="24"/>
          <w14:ligatures w14:val="standardContextual"/>
        </w:rPr>
      </w:pPr>
      <w:hyperlink w:anchor="_Toc240371265" w:history="1">
        <w:r w:rsidRPr="00EB3E83">
          <w:rPr>
            <w:rStyle w:val="Hyperlink"/>
            <w:noProof/>
          </w:rPr>
          <w:t>Step 5 - Correct the known issues in the activity document</w:t>
        </w:r>
        <w:r>
          <w:rPr>
            <w:noProof/>
          </w:rPr>
          <w:tab/>
        </w:r>
        <w:r>
          <w:rPr>
            <w:noProof/>
          </w:rPr>
          <w:fldChar w:fldCharType="begin"/>
        </w:r>
        <w:r>
          <w:rPr>
            <w:noProof/>
          </w:rPr>
          <w:instrText xml:space="preserve"> PAGEREF _Toc240371265 \h </w:instrText>
        </w:r>
        <w:r>
          <w:rPr>
            <w:noProof/>
          </w:rPr>
        </w:r>
        <w:r>
          <w:rPr>
            <w:noProof/>
          </w:rPr>
          <w:fldChar w:fldCharType="separate"/>
        </w:r>
        <w:r>
          <w:rPr>
            <w:noProof/>
          </w:rPr>
          <w:t>14</w:t>
        </w:r>
        <w:r>
          <w:rPr>
            <w:noProof/>
          </w:rPr>
          <w:fldChar w:fldCharType="end"/>
        </w:r>
      </w:hyperlink>
    </w:p>
    <w:p w14:paraId="4E9A5030" w14:textId="10D2EDCE" w:rsidR="00867481" w:rsidRDefault="00867481">
      <w:pPr>
        <w:pStyle w:val="TOC2"/>
        <w:tabs>
          <w:tab w:val="right" w:leader="dot" w:pos="8630"/>
        </w:tabs>
        <w:rPr>
          <w:noProof/>
          <w:kern w:val="2"/>
          <w:sz w:val="24"/>
          <w:szCs w:val="24"/>
          <w14:ligatures w14:val="standardContextual"/>
        </w:rPr>
      </w:pPr>
      <w:hyperlink w:anchor="_Toc240371266" w:history="1">
        <w:r w:rsidRPr="00EB3E83">
          <w:rPr>
            <w:rStyle w:val="Hyperlink"/>
            <w:noProof/>
          </w:rPr>
          <w:t>Room and equipment</w:t>
        </w:r>
        <w:r>
          <w:rPr>
            <w:noProof/>
          </w:rPr>
          <w:tab/>
        </w:r>
        <w:r>
          <w:rPr>
            <w:noProof/>
          </w:rPr>
          <w:fldChar w:fldCharType="begin"/>
        </w:r>
        <w:r>
          <w:rPr>
            <w:noProof/>
          </w:rPr>
          <w:instrText xml:space="preserve"> PAGEREF _Toc240371266 \h </w:instrText>
        </w:r>
        <w:r>
          <w:rPr>
            <w:noProof/>
          </w:rPr>
        </w:r>
        <w:r>
          <w:rPr>
            <w:noProof/>
          </w:rPr>
          <w:fldChar w:fldCharType="separate"/>
        </w:r>
        <w:r>
          <w:rPr>
            <w:noProof/>
          </w:rPr>
          <w:t>15</w:t>
        </w:r>
        <w:r>
          <w:rPr>
            <w:noProof/>
          </w:rPr>
          <w:fldChar w:fldCharType="end"/>
        </w:r>
      </w:hyperlink>
    </w:p>
    <w:p w14:paraId="110319A2" w14:textId="321FB9E4" w:rsidR="00867481" w:rsidRDefault="00867481">
      <w:pPr>
        <w:pStyle w:val="TOC2"/>
        <w:tabs>
          <w:tab w:val="right" w:leader="dot" w:pos="8630"/>
        </w:tabs>
        <w:rPr>
          <w:noProof/>
          <w:kern w:val="2"/>
          <w:sz w:val="24"/>
          <w:szCs w:val="24"/>
          <w14:ligatures w14:val="standardContextual"/>
        </w:rPr>
      </w:pPr>
      <w:hyperlink w:anchor="_Toc240371267" w:history="1">
        <w:r w:rsidRPr="00EB3E83">
          <w:rPr>
            <w:rStyle w:val="Hyperlink"/>
            <w:noProof/>
          </w:rPr>
          <w:t>The day: suggested timetable</w:t>
        </w:r>
        <w:r>
          <w:rPr>
            <w:noProof/>
          </w:rPr>
          <w:tab/>
        </w:r>
        <w:r>
          <w:rPr>
            <w:noProof/>
          </w:rPr>
          <w:fldChar w:fldCharType="begin"/>
        </w:r>
        <w:r>
          <w:rPr>
            <w:noProof/>
          </w:rPr>
          <w:instrText xml:space="preserve"> PAGEREF _Toc240371267 \h </w:instrText>
        </w:r>
        <w:r>
          <w:rPr>
            <w:noProof/>
          </w:rPr>
        </w:r>
        <w:r>
          <w:rPr>
            <w:noProof/>
          </w:rPr>
          <w:fldChar w:fldCharType="separate"/>
        </w:r>
        <w:r>
          <w:rPr>
            <w:noProof/>
          </w:rPr>
          <w:t>15</w:t>
        </w:r>
        <w:r>
          <w:rPr>
            <w:noProof/>
          </w:rPr>
          <w:fldChar w:fldCharType="end"/>
        </w:r>
      </w:hyperlink>
    </w:p>
    <w:p w14:paraId="3EFB074F" w14:textId="43CEA11A" w:rsidR="00867481" w:rsidRDefault="00867481">
      <w:pPr>
        <w:pStyle w:val="TOC2"/>
        <w:tabs>
          <w:tab w:val="right" w:leader="dot" w:pos="8630"/>
        </w:tabs>
        <w:rPr>
          <w:noProof/>
          <w:kern w:val="2"/>
          <w:sz w:val="24"/>
          <w:szCs w:val="24"/>
          <w14:ligatures w14:val="standardContextual"/>
        </w:rPr>
      </w:pPr>
      <w:hyperlink w:anchor="_Toc240371268" w:history="1">
        <w:r w:rsidRPr="00EB3E83">
          <w:rPr>
            <w:rStyle w:val="Hyperlink"/>
            <w:noProof/>
          </w:rPr>
          <w:t>Opening the exercise</w:t>
        </w:r>
        <w:r>
          <w:rPr>
            <w:noProof/>
          </w:rPr>
          <w:tab/>
        </w:r>
        <w:r>
          <w:rPr>
            <w:noProof/>
          </w:rPr>
          <w:fldChar w:fldCharType="begin"/>
        </w:r>
        <w:r>
          <w:rPr>
            <w:noProof/>
          </w:rPr>
          <w:instrText xml:space="preserve"> PAGEREF _Toc240371268 \h </w:instrText>
        </w:r>
        <w:r>
          <w:rPr>
            <w:noProof/>
          </w:rPr>
        </w:r>
        <w:r>
          <w:rPr>
            <w:noProof/>
          </w:rPr>
          <w:fldChar w:fldCharType="separate"/>
        </w:r>
        <w:r>
          <w:rPr>
            <w:noProof/>
          </w:rPr>
          <w:t>17</w:t>
        </w:r>
        <w:r>
          <w:rPr>
            <w:noProof/>
          </w:rPr>
          <w:fldChar w:fldCharType="end"/>
        </w:r>
      </w:hyperlink>
    </w:p>
    <w:p w14:paraId="3F544907" w14:textId="5721BCDC" w:rsidR="00867481" w:rsidRDefault="00867481">
      <w:pPr>
        <w:pStyle w:val="TOC2"/>
        <w:tabs>
          <w:tab w:val="right" w:leader="dot" w:pos="8630"/>
        </w:tabs>
        <w:rPr>
          <w:noProof/>
          <w:kern w:val="2"/>
          <w:sz w:val="24"/>
          <w:szCs w:val="24"/>
          <w14:ligatures w14:val="standardContextual"/>
        </w:rPr>
      </w:pPr>
      <w:hyperlink w:anchor="_Toc240371269" w:history="1">
        <w:r w:rsidRPr="00EB3E83">
          <w:rPr>
            <w:rStyle w:val="Hyperlink"/>
            <w:noProof/>
          </w:rPr>
          <w:t>How to coach without giving answers</w:t>
        </w:r>
        <w:r>
          <w:rPr>
            <w:noProof/>
          </w:rPr>
          <w:tab/>
        </w:r>
        <w:r>
          <w:rPr>
            <w:noProof/>
          </w:rPr>
          <w:fldChar w:fldCharType="begin"/>
        </w:r>
        <w:r>
          <w:rPr>
            <w:noProof/>
          </w:rPr>
          <w:instrText xml:space="preserve"> PAGEREF _Toc240371269 \h </w:instrText>
        </w:r>
        <w:r>
          <w:rPr>
            <w:noProof/>
          </w:rPr>
        </w:r>
        <w:r>
          <w:rPr>
            <w:noProof/>
          </w:rPr>
          <w:fldChar w:fldCharType="separate"/>
        </w:r>
        <w:r>
          <w:rPr>
            <w:noProof/>
          </w:rPr>
          <w:t>17</w:t>
        </w:r>
        <w:r>
          <w:rPr>
            <w:noProof/>
          </w:rPr>
          <w:fldChar w:fldCharType="end"/>
        </w:r>
      </w:hyperlink>
    </w:p>
    <w:p w14:paraId="1F825787" w14:textId="60876C32" w:rsidR="00867481" w:rsidRDefault="00867481">
      <w:pPr>
        <w:pStyle w:val="TOC2"/>
        <w:tabs>
          <w:tab w:val="right" w:leader="dot" w:pos="8630"/>
        </w:tabs>
        <w:rPr>
          <w:noProof/>
          <w:kern w:val="2"/>
          <w:sz w:val="24"/>
          <w:szCs w:val="24"/>
          <w14:ligatures w14:val="standardContextual"/>
        </w:rPr>
      </w:pPr>
      <w:hyperlink w:anchor="_Toc240371270" w:history="1">
        <w:r w:rsidRPr="00EB3E83">
          <w:rPr>
            <w:rStyle w:val="Hyperlink"/>
            <w:noProof/>
          </w:rPr>
          <w:t>Where students predictably get stuck</w:t>
        </w:r>
        <w:r>
          <w:rPr>
            <w:noProof/>
          </w:rPr>
          <w:tab/>
        </w:r>
        <w:r>
          <w:rPr>
            <w:noProof/>
          </w:rPr>
          <w:fldChar w:fldCharType="begin"/>
        </w:r>
        <w:r>
          <w:rPr>
            <w:noProof/>
          </w:rPr>
          <w:instrText xml:space="preserve"> PAGEREF _Toc240371270 \h </w:instrText>
        </w:r>
        <w:r>
          <w:rPr>
            <w:noProof/>
          </w:rPr>
        </w:r>
        <w:r>
          <w:rPr>
            <w:noProof/>
          </w:rPr>
          <w:fldChar w:fldCharType="separate"/>
        </w:r>
        <w:r>
          <w:rPr>
            <w:noProof/>
          </w:rPr>
          <w:t>18</w:t>
        </w:r>
        <w:r>
          <w:rPr>
            <w:noProof/>
          </w:rPr>
          <w:fldChar w:fldCharType="end"/>
        </w:r>
      </w:hyperlink>
    </w:p>
    <w:p w14:paraId="6664A28B" w14:textId="5179660D" w:rsidR="00867481" w:rsidRDefault="00867481">
      <w:pPr>
        <w:pStyle w:val="TOC2"/>
        <w:tabs>
          <w:tab w:val="right" w:leader="dot" w:pos="8630"/>
        </w:tabs>
        <w:rPr>
          <w:noProof/>
          <w:kern w:val="2"/>
          <w:sz w:val="24"/>
          <w:szCs w:val="24"/>
          <w14:ligatures w14:val="standardContextual"/>
        </w:rPr>
      </w:pPr>
      <w:hyperlink w:anchor="_Toc240371271" w:history="1">
        <w:r w:rsidRPr="00EB3E83">
          <w:rPr>
            <w:rStyle w:val="Hyperlink"/>
            <w:noProof/>
          </w:rPr>
          <w:t>Running the five sections</w:t>
        </w:r>
        <w:r>
          <w:rPr>
            <w:noProof/>
          </w:rPr>
          <w:tab/>
        </w:r>
        <w:r>
          <w:rPr>
            <w:noProof/>
          </w:rPr>
          <w:fldChar w:fldCharType="begin"/>
        </w:r>
        <w:r>
          <w:rPr>
            <w:noProof/>
          </w:rPr>
          <w:instrText xml:space="preserve"> PAGEREF _Toc240371271 \h </w:instrText>
        </w:r>
        <w:r>
          <w:rPr>
            <w:noProof/>
          </w:rPr>
        </w:r>
        <w:r>
          <w:rPr>
            <w:noProof/>
          </w:rPr>
          <w:fldChar w:fldCharType="separate"/>
        </w:r>
        <w:r>
          <w:rPr>
            <w:noProof/>
          </w:rPr>
          <w:t>18</w:t>
        </w:r>
        <w:r>
          <w:rPr>
            <w:noProof/>
          </w:rPr>
          <w:fldChar w:fldCharType="end"/>
        </w:r>
      </w:hyperlink>
    </w:p>
    <w:p w14:paraId="3DBC99CB" w14:textId="52D72A17" w:rsidR="00867481" w:rsidRDefault="00867481">
      <w:pPr>
        <w:pStyle w:val="TOC3"/>
        <w:tabs>
          <w:tab w:val="right" w:leader="dot" w:pos="8630"/>
        </w:tabs>
        <w:rPr>
          <w:noProof/>
          <w:kern w:val="2"/>
          <w:sz w:val="24"/>
          <w:szCs w:val="24"/>
          <w14:ligatures w14:val="standardContextual"/>
        </w:rPr>
      </w:pPr>
      <w:hyperlink w:anchor="_Toc240371272" w:history="1">
        <w:r w:rsidRPr="00EB3E83">
          <w:rPr>
            <w:rStyle w:val="Hyperlink"/>
            <w:noProof/>
          </w:rPr>
          <w:t>Section 1 - Workstation Preparation and Case Build (10 flags, 80 points)</w:t>
        </w:r>
        <w:r>
          <w:rPr>
            <w:noProof/>
          </w:rPr>
          <w:tab/>
        </w:r>
        <w:r>
          <w:rPr>
            <w:noProof/>
          </w:rPr>
          <w:fldChar w:fldCharType="begin"/>
        </w:r>
        <w:r>
          <w:rPr>
            <w:noProof/>
          </w:rPr>
          <w:instrText xml:space="preserve"> PAGEREF _Toc240371272 \h </w:instrText>
        </w:r>
        <w:r>
          <w:rPr>
            <w:noProof/>
          </w:rPr>
        </w:r>
        <w:r>
          <w:rPr>
            <w:noProof/>
          </w:rPr>
          <w:fldChar w:fldCharType="separate"/>
        </w:r>
        <w:r>
          <w:rPr>
            <w:noProof/>
          </w:rPr>
          <w:t>19</w:t>
        </w:r>
        <w:r>
          <w:rPr>
            <w:noProof/>
          </w:rPr>
          <w:fldChar w:fldCharType="end"/>
        </w:r>
      </w:hyperlink>
    </w:p>
    <w:p w14:paraId="0764DEC9" w14:textId="16622407" w:rsidR="00867481" w:rsidRDefault="00867481">
      <w:pPr>
        <w:pStyle w:val="TOC3"/>
        <w:tabs>
          <w:tab w:val="right" w:leader="dot" w:pos="8630"/>
        </w:tabs>
        <w:rPr>
          <w:noProof/>
          <w:kern w:val="2"/>
          <w:sz w:val="24"/>
          <w:szCs w:val="24"/>
          <w14:ligatures w14:val="standardContextual"/>
        </w:rPr>
      </w:pPr>
      <w:hyperlink w:anchor="_Toc240371273" w:history="1">
        <w:r w:rsidRPr="00EB3E83">
          <w:rPr>
            <w:rStyle w:val="Hyperlink"/>
            <w:noProof/>
          </w:rPr>
          <w:t>Section 2 - ALPHA Triage: Pattern of Life and Network (29 flags, 290 points)</w:t>
        </w:r>
        <w:r>
          <w:rPr>
            <w:noProof/>
          </w:rPr>
          <w:tab/>
        </w:r>
        <w:r>
          <w:rPr>
            <w:noProof/>
          </w:rPr>
          <w:fldChar w:fldCharType="begin"/>
        </w:r>
        <w:r>
          <w:rPr>
            <w:noProof/>
          </w:rPr>
          <w:instrText xml:space="preserve"> PAGEREF _Toc240371273 \h </w:instrText>
        </w:r>
        <w:r>
          <w:rPr>
            <w:noProof/>
          </w:rPr>
        </w:r>
        <w:r>
          <w:rPr>
            <w:noProof/>
          </w:rPr>
          <w:fldChar w:fldCharType="separate"/>
        </w:r>
        <w:r>
          <w:rPr>
            <w:noProof/>
          </w:rPr>
          <w:t>19</w:t>
        </w:r>
        <w:r>
          <w:rPr>
            <w:noProof/>
          </w:rPr>
          <w:fldChar w:fldCharType="end"/>
        </w:r>
      </w:hyperlink>
    </w:p>
    <w:p w14:paraId="43C376EC" w14:textId="5FF7756A" w:rsidR="00867481" w:rsidRDefault="00867481">
      <w:pPr>
        <w:pStyle w:val="TOC3"/>
        <w:tabs>
          <w:tab w:val="right" w:leader="dot" w:pos="8630"/>
        </w:tabs>
        <w:rPr>
          <w:noProof/>
          <w:kern w:val="2"/>
          <w:sz w:val="24"/>
          <w:szCs w:val="24"/>
          <w14:ligatures w14:val="standardContextual"/>
        </w:rPr>
      </w:pPr>
      <w:hyperlink w:anchor="_Toc240371274" w:history="1">
        <w:r w:rsidRPr="00EB3E83">
          <w:rPr>
            <w:rStyle w:val="Hyperlink"/>
            <w:noProof/>
          </w:rPr>
          <w:t>Section 3 - BRAVO Verification and Validation (13 flags, 150 points)</w:t>
        </w:r>
        <w:r>
          <w:rPr>
            <w:noProof/>
          </w:rPr>
          <w:tab/>
        </w:r>
        <w:r>
          <w:rPr>
            <w:noProof/>
          </w:rPr>
          <w:fldChar w:fldCharType="begin"/>
        </w:r>
        <w:r>
          <w:rPr>
            <w:noProof/>
          </w:rPr>
          <w:instrText xml:space="preserve"> PAGEREF _Toc240371274 \h </w:instrText>
        </w:r>
        <w:r>
          <w:rPr>
            <w:noProof/>
          </w:rPr>
        </w:r>
        <w:r>
          <w:rPr>
            <w:noProof/>
          </w:rPr>
          <w:fldChar w:fldCharType="separate"/>
        </w:r>
        <w:r>
          <w:rPr>
            <w:noProof/>
          </w:rPr>
          <w:t>19</w:t>
        </w:r>
        <w:r>
          <w:rPr>
            <w:noProof/>
          </w:rPr>
          <w:fldChar w:fldCharType="end"/>
        </w:r>
      </w:hyperlink>
    </w:p>
    <w:p w14:paraId="3CB61486" w14:textId="101DF9FD" w:rsidR="00867481" w:rsidRDefault="00867481">
      <w:pPr>
        <w:pStyle w:val="TOC3"/>
        <w:tabs>
          <w:tab w:val="right" w:leader="dot" w:pos="8630"/>
        </w:tabs>
        <w:rPr>
          <w:noProof/>
          <w:kern w:val="2"/>
          <w:sz w:val="24"/>
          <w:szCs w:val="24"/>
          <w14:ligatures w14:val="standardContextual"/>
        </w:rPr>
      </w:pPr>
      <w:hyperlink w:anchor="_Toc240371275" w:history="1">
        <w:r w:rsidRPr="00EB3E83">
          <w:rPr>
            <w:rStyle w:val="Hyperlink"/>
            <w:noProof/>
          </w:rPr>
          <w:t>Section 4 - CHARLIE: The Foreign-Language Node (27 flags, 300 points)</w:t>
        </w:r>
        <w:r>
          <w:rPr>
            <w:noProof/>
          </w:rPr>
          <w:tab/>
        </w:r>
        <w:r>
          <w:rPr>
            <w:noProof/>
          </w:rPr>
          <w:fldChar w:fldCharType="begin"/>
        </w:r>
        <w:r>
          <w:rPr>
            <w:noProof/>
          </w:rPr>
          <w:instrText xml:space="preserve"> PAGEREF _Toc240371275 \h </w:instrText>
        </w:r>
        <w:r>
          <w:rPr>
            <w:noProof/>
          </w:rPr>
        </w:r>
        <w:r>
          <w:rPr>
            <w:noProof/>
          </w:rPr>
          <w:fldChar w:fldCharType="separate"/>
        </w:r>
        <w:r>
          <w:rPr>
            <w:noProof/>
          </w:rPr>
          <w:t>20</w:t>
        </w:r>
        <w:r>
          <w:rPr>
            <w:noProof/>
          </w:rPr>
          <w:fldChar w:fldCharType="end"/>
        </w:r>
      </w:hyperlink>
    </w:p>
    <w:p w14:paraId="303E3BE3" w14:textId="0E66BA6F" w:rsidR="00867481" w:rsidRDefault="00867481">
      <w:pPr>
        <w:pStyle w:val="TOC3"/>
        <w:tabs>
          <w:tab w:val="right" w:leader="dot" w:pos="8630"/>
        </w:tabs>
        <w:rPr>
          <w:noProof/>
          <w:kern w:val="2"/>
          <w:sz w:val="24"/>
          <w:szCs w:val="24"/>
          <w14:ligatures w14:val="standardContextual"/>
        </w:rPr>
      </w:pPr>
      <w:hyperlink w:anchor="_Toc240371276" w:history="1">
        <w:r w:rsidRPr="00EB3E83">
          <w:rPr>
            <w:rStyle w:val="Hyperlink"/>
            <w:noProof/>
          </w:rPr>
          <w:t>Section 5 - Dissemination and the Commander's Brief (11 flags, 150 points)</w:t>
        </w:r>
        <w:r>
          <w:rPr>
            <w:noProof/>
          </w:rPr>
          <w:tab/>
        </w:r>
        <w:r>
          <w:rPr>
            <w:noProof/>
          </w:rPr>
          <w:fldChar w:fldCharType="begin"/>
        </w:r>
        <w:r>
          <w:rPr>
            <w:noProof/>
          </w:rPr>
          <w:instrText xml:space="preserve"> PAGEREF _Toc240371276 \h </w:instrText>
        </w:r>
        <w:r>
          <w:rPr>
            <w:noProof/>
          </w:rPr>
        </w:r>
        <w:r>
          <w:rPr>
            <w:noProof/>
          </w:rPr>
          <w:fldChar w:fldCharType="separate"/>
        </w:r>
        <w:r>
          <w:rPr>
            <w:noProof/>
          </w:rPr>
          <w:t>20</w:t>
        </w:r>
        <w:r>
          <w:rPr>
            <w:noProof/>
          </w:rPr>
          <w:fldChar w:fldCharType="end"/>
        </w:r>
      </w:hyperlink>
    </w:p>
    <w:p w14:paraId="5E8C39D2" w14:textId="3D1AA1BF" w:rsidR="00867481" w:rsidRDefault="00867481">
      <w:pPr>
        <w:pStyle w:val="TOC2"/>
        <w:tabs>
          <w:tab w:val="right" w:leader="dot" w:pos="8630"/>
        </w:tabs>
        <w:rPr>
          <w:noProof/>
          <w:kern w:val="2"/>
          <w:sz w:val="24"/>
          <w:szCs w:val="24"/>
          <w14:ligatures w14:val="standardContextual"/>
        </w:rPr>
      </w:pPr>
      <w:hyperlink w:anchor="_Toc240371277" w:history="1">
        <w:r w:rsidRPr="00EB3E83">
          <w:rPr>
            <w:rStyle w:val="Hyperlink"/>
            <w:noProof/>
          </w:rPr>
          <w:t>Scoring the two written answers</w:t>
        </w:r>
        <w:r>
          <w:rPr>
            <w:noProof/>
          </w:rPr>
          <w:tab/>
        </w:r>
        <w:r>
          <w:rPr>
            <w:noProof/>
          </w:rPr>
          <w:fldChar w:fldCharType="begin"/>
        </w:r>
        <w:r>
          <w:rPr>
            <w:noProof/>
          </w:rPr>
          <w:instrText xml:space="preserve"> PAGEREF _Toc240371277 \h </w:instrText>
        </w:r>
        <w:r>
          <w:rPr>
            <w:noProof/>
          </w:rPr>
        </w:r>
        <w:r>
          <w:rPr>
            <w:noProof/>
          </w:rPr>
          <w:fldChar w:fldCharType="separate"/>
        </w:r>
        <w:r>
          <w:rPr>
            <w:noProof/>
          </w:rPr>
          <w:t>21</w:t>
        </w:r>
        <w:r>
          <w:rPr>
            <w:noProof/>
          </w:rPr>
          <w:fldChar w:fldCharType="end"/>
        </w:r>
      </w:hyperlink>
    </w:p>
    <w:p w14:paraId="44931CA2" w14:textId="6229E904" w:rsidR="00867481" w:rsidRDefault="00867481">
      <w:pPr>
        <w:pStyle w:val="TOC2"/>
        <w:tabs>
          <w:tab w:val="right" w:leader="dot" w:pos="8630"/>
        </w:tabs>
        <w:rPr>
          <w:noProof/>
          <w:kern w:val="2"/>
          <w:sz w:val="24"/>
          <w:szCs w:val="24"/>
          <w14:ligatures w14:val="standardContextual"/>
        </w:rPr>
      </w:pPr>
      <w:hyperlink w:anchor="_Toc240371278" w:history="1">
        <w:r w:rsidRPr="00EB3E83">
          <w:rPr>
            <w:rStyle w:val="Hyperlink"/>
            <w:noProof/>
          </w:rPr>
          <w:t>The debrief</w:t>
        </w:r>
        <w:r>
          <w:rPr>
            <w:noProof/>
          </w:rPr>
          <w:tab/>
        </w:r>
        <w:r>
          <w:rPr>
            <w:noProof/>
          </w:rPr>
          <w:fldChar w:fldCharType="begin"/>
        </w:r>
        <w:r>
          <w:rPr>
            <w:noProof/>
          </w:rPr>
          <w:instrText xml:space="preserve"> PAGEREF _Toc240371278 \h </w:instrText>
        </w:r>
        <w:r>
          <w:rPr>
            <w:noProof/>
          </w:rPr>
        </w:r>
        <w:r>
          <w:rPr>
            <w:noProof/>
          </w:rPr>
          <w:fldChar w:fldCharType="separate"/>
        </w:r>
        <w:r>
          <w:rPr>
            <w:noProof/>
          </w:rPr>
          <w:t>21</w:t>
        </w:r>
        <w:r>
          <w:rPr>
            <w:noProof/>
          </w:rPr>
          <w:fldChar w:fldCharType="end"/>
        </w:r>
      </w:hyperlink>
    </w:p>
    <w:p w14:paraId="5ABE498B" w14:textId="4DF04DC1" w:rsidR="00867481" w:rsidRDefault="00867481">
      <w:pPr>
        <w:pStyle w:val="TOC2"/>
        <w:tabs>
          <w:tab w:val="right" w:leader="dot" w:pos="8630"/>
        </w:tabs>
        <w:rPr>
          <w:noProof/>
          <w:kern w:val="2"/>
          <w:sz w:val="24"/>
          <w:szCs w:val="24"/>
          <w14:ligatures w14:val="standardContextual"/>
        </w:rPr>
      </w:pPr>
      <w:hyperlink w:anchor="_Toc240371279" w:history="1">
        <w:r w:rsidRPr="00EB3E83">
          <w:rPr>
            <w:rStyle w:val="Hyperlink"/>
            <w:noProof/>
          </w:rPr>
          <w:t>Troubleshooting quick reference</w:t>
        </w:r>
        <w:r>
          <w:rPr>
            <w:noProof/>
          </w:rPr>
          <w:tab/>
        </w:r>
        <w:r>
          <w:rPr>
            <w:noProof/>
          </w:rPr>
          <w:fldChar w:fldCharType="begin"/>
        </w:r>
        <w:r>
          <w:rPr>
            <w:noProof/>
          </w:rPr>
          <w:instrText xml:space="preserve"> PAGEREF _Toc240371279 \h </w:instrText>
        </w:r>
        <w:r>
          <w:rPr>
            <w:noProof/>
          </w:rPr>
        </w:r>
        <w:r>
          <w:rPr>
            <w:noProof/>
          </w:rPr>
          <w:fldChar w:fldCharType="separate"/>
        </w:r>
        <w:r>
          <w:rPr>
            <w:noProof/>
          </w:rPr>
          <w:t>22</w:t>
        </w:r>
        <w:r>
          <w:rPr>
            <w:noProof/>
          </w:rPr>
          <w:fldChar w:fldCharType="end"/>
        </w:r>
      </w:hyperlink>
    </w:p>
    <w:p w14:paraId="51183967" w14:textId="3D0CC6B0" w:rsidR="00867481" w:rsidRDefault="00867481">
      <w:pPr>
        <w:pStyle w:val="TOC2"/>
        <w:tabs>
          <w:tab w:val="right" w:leader="dot" w:pos="8630"/>
        </w:tabs>
        <w:rPr>
          <w:noProof/>
          <w:kern w:val="2"/>
          <w:sz w:val="24"/>
          <w:szCs w:val="24"/>
          <w14:ligatures w14:val="standardContextual"/>
        </w:rPr>
      </w:pPr>
      <w:hyperlink w:anchor="_Toc240371280" w:history="1">
        <w:r w:rsidRPr="00EB3E83">
          <w:rPr>
            <w:rStyle w:val="Hyperlink"/>
            <w:noProof/>
          </w:rPr>
          <w:t>Glossary for the new facilitator</w:t>
        </w:r>
        <w:r>
          <w:rPr>
            <w:noProof/>
          </w:rPr>
          <w:tab/>
        </w:r>
        <w:r>
          <w:rPr>
            <w:noProof/>
          </w:rPr>
          <w:fldChar w:fldCharType="begin"/>
        </w:r>
        <w:r>
          <w:rPr>
            <w:noProof/>
          </w:rPr>
          <w:instrText xml:space="preserve"> PAGEREF _Toc240371280 \h </w:instrText>
        </w:r>
        <w:r>
          <w:rPr>
            <w:noProof/>
          </w:rPr>
        </w:r>
        <w:r>
          <w:rPr>
            <w:noProof/>
          </w:rPr>
          <w:fldChar w:fldCharType="separate"/>
        </w:r>
        <w:r>
          <w:rPr>
            <w:noProof/>
          </w:rPr>
          <w:t>23</w:t>
        </w:r>
        <w:r>
          <w:rPr>
            <w:noProof/>
          </w:rPr>
          <w:fldChar w:fldCharType="end"/>
        </w:r>
      </w:hyperlink>
    </w:p>
    <w:p w14:paraId="295F1171" w14:textId="626C0B15" w:rsidR="00867481" w:rsidRDefault="00867481">
      <w:pPr>
        <w:pStyle w:val="TOC1"/>
        <w:tabs>
          <w:tab w:val="right" w:leader="dot" w:pos="8630"/>
        </w:tabs>
        <w:rPr>
          <w:noProof/>
          <w:kern w:val="2"/>
          <w:sz w:val="24"/>
          <w:szCs w:val="24"/>
          <w14:ligatures w14:val="standardContextual"/>
        </w:rPr>
      </w:pPr>
      <w:hyperlink w:anchor="_Toc240371281" w:history="1">
        <w:r w:rsidRPr="00EB3E83">
          <w:rPr>
            <w:rStyle w:val="Hyperlink"/>
            <w:noProof/>
          </w:rPr>
          <w:t>Part 2 - Answer Sheet</w:t>
        </w:r>
        <w:r>
          <w:rPr>
            <w:noProof/>
          </w:rPr>
          <w:tab/>
        </w:r>
        <w:r>
          <w:rPr>
            <w:noProof/>
          </w:rPr>
          <w:fldChar w:fldCharType="begin"/>
        </w:r>
        <w:r>
          <w:rPr>
            <w:noProof/>
          </w:rPr>
          <w:instrText xml:space="preserve"> PAGEREF _Toc240371281 \h </w:instrText>
        </w:r>
        <w:r>
          <w:rPr>
            <w:noProof/>
          </w:rPr>
        </w:r>
        <w:r>
          <w:rPr>
            <w:noProof/>
          </w:rPr>
          <w:fldChar w:fldCharType="separate"/>
        </w:r>
        <w:r>
          <w:rPr>
            <w:noProof/>
          </w:rPr>
          <w:t>25</w:t>
        </w:r>
        <w:r>
          <w:rPr>
            <w:noProof/>
          </w:rPr>
          <w:fldChar w:fldCharType="end"/>
        </w:r>
      </w:hyperlink>
    </w:p>
    <w:p w14:paraId="3F2CDA8B" w14:textId="1422E093" w:rsidR="00867481" w:rsidRDefault="00867481">
      <w:pPr>
        <w:pStyle w:val="TOC2"/>
        <w:tabs>
          <w:tab w:val="right" w:leader="dot" w:pos="8630"/>
        </w:tabs>
        <w:rPr>
          <w:noProof/>
          <w:kern w:val="2"/>
          <w:sz w:val="24"/>
          <w:szCs w:val="24"/>
          <w14:ligatures w14:val="standardContextual"/>
        </w:rPr>
      </w:pPr>
      <w:hyperlink w:anchor="_Toc240371282" w:history="1">
        <w:r w:rsidRPr="00EB3E83">
          <w:rPr>
            <w:rStyle w:val="Hyperlink"/>
            <w:noProof/>
          </w:rPr>
          <w:t>How to read the answer sheet</w:t>
        </w:r>
        <w:r>
          <w:rPr>
            <w:noProof/>
          </w:rPr>
          <w:tab/>
        </w:r>
        <w:r>
          <w:rPr>
            <w:noProof/>
          </w:rPr>
          <w:fldChar w:fldCharType="begin"/>
        </w:r>
        <w:r>
          <w:rPr>
            <w:noProof/>
          </w:rPr>
          <w:instrText xml:space="preserve"> PAGEREF _Toc240371282 \h </w:instrText>
        </w:r>
        <w:r>
          <w:rPr>
            <w:noProof/>
          </w:rPr>
        </w:r>
        <w:r>
          <w:rPr>
            <w:noProof/>
          </w:rPr>
          <w:fldChar w:fldCharType="separate"/>
        </w:r>
        <w:r>
          <w:rPr>
            <w:noProof/>
          </w:rPr>
          <w:t>25</w:t>
        </w:r>
        <w:r>
          <w:rPr>
            <w:noProof/>
          </w:rPr>
          <w:fldChar w:fldCharType="end"/>
        </w:r>
      </w:hyperlink>
    </w:p>
    <w:p w14:paraId="36C8CCB4" w14:textId="4C77C36E" w:rsidR="00867481" w:rsidRDefault="00867481">
      <w:pPr>
        <w:pStyle w:val="TOC2"/>
        <w:tabs>
          <w:tab w:val="right" w:leader="dot" w:pos="8630"/>
        </w:tabs>
        <w:rPr>
          <w:noProof/>
          <w:kern w:val="2"/>
          <w:sz w:val="24"/>
          <w:szCs w:val="24"/>
          <w14:ligatures w14:val="standardContextual"/>
        </w:rPr>
      </w:pPr>
      <w:hyperlink w:anchor="_Toc240371283" w:history="1">
        <w:r w:rsidRPr="00EB3E83">
          <w:rPr>
            <w:rStyle w:val="Hyperlink"/>
            <w:noProof/>
          </w:rPr>
          <w:t>Scoring summary</w:t>
        </w:r>
        <w:r>
          <w:rPr>
            <w:noProof/>
          </w:rPr>
          <w:tab/>
        </w:r>
        <w:r>
          <w:rPr>
            <w:noProof/>
          </w:rPr>
          <w:fldChar w:fldCharType="begin"/>
        </w:r>
        <w:r>
          <w:rPr>
            <w:noProof/>
          </w:rPr>
          <w:instrText xml:space="preserve"> PAGEREF _Toc240371283 \h </w:instrText>
        </w:r>
        <w:r>
          <w:rPr>
            <w:noProof/>
          </w:rPr>
        </w:r>
        <w:r>
          <w:rPr>
            <w:noProof/>
          </w:rPr>
          <w:fldChar w:fldCharType="separate"/>
        </w:r>
        <w:r>
          <w:rPr>
            <w:noProof/>
          </w:rPr>
          <w:t>25</w:t>
        </w:r>
        <w:r>
          <w:rPr>
            <w:noProof/>
          </w:rPr>
          <w:fldChar w:fldCharType="end"/>
        </w:r>
      </w:hyperlink>
    </w:p>
    <w:p w14:paraId="5061F6CC" w14:textId="3F6B1D6C" w:rsidR="00867481" w:rsidRDefault="00867481">
      <w:pPr>
        <w:pStyle w:val="TOC2"/>
        <w:tabs>
          <w:tab w:val="right" w:leader="dot" w:pos="8630"/>
        </w:tabs>
        <w:rPr>
          <w:noProof/>
          <w:kern w:val="2"/>
          <w:sz w:val="24"/>
          <w:szCs w:val="24"/>
          <w14:ligatures w14:val="standardContextual"/>
        </w:rPr>
      </w:pPr>
      <w:hyperlink w:anchor="_Toc240371284" w:history="1">
        <w:r w:rsidRPr="00EB3E83">
          <w:rPr>
            <w:rStyle w:val="Hyperlink"/>
            <w:noProof/>
          </w:rPr>
          <w:t>Section 1 - Workstation Preparation and Case Build</w:t>
        </w:r>
        <w:r>
          <w:rPr>
            <w:noProof/>
          </w:rPr>
          <w:tab/>
        </w:r>
        <w:r>
          <w:rPr>
            <w:noProof/>
          </w:rPr>
          <w:fldChar w:fldCharType="begin"/>
        </w:r>
        <w:r>
          <w:rPr>
            <w:noProof/>
          </w:rPr>
          <w:instrText xml:space="preserve"> PAGEREF _Toc240371284 \h </w:instrText>
        </w:r>
        <w:r>
          <w:rPr>
            <w:noProof/>
          </w:rPr>
        </w:r>
        <w:r>
          <w:rPr>
            <w:noProof/>
          </w:rPr>
          <w:fldChar w:fldCharType="separate"/>
        </w:r>
        <w:r>
          <w:rPr>
            <w:noProof/>
          </w:rPr>
          <w:t>26</w:t>
        </w:r>
        <w:r>
          <w:rPr>
            <w:noProof/>
          </w:rPr>
          <w:fldChar w:fldCharType="end"/>
        </w:r>
      </w:hyperlink>
    </w:p>
    <w:p w14:paraId="5945CF0B" w14:textId="4851DF1B" w:rsidR="00867481" w:rsidRDefault="00867481">
      <w:pPr>
        <w:pStyle w:val="TOC3"/>
        <w:tabs>
          <w:tab w:val="right" w:leader="dot" w:pos="8630"/>
        </w:tabs>
        <w:rPr>
          <w:noProof/>
          <w:kern w:val="2"/>
          <w:sz w:val="24"/>
          <w:szCs w:val="24"/>
          <w14:ligatures w14:val="standardContextual"/>
        </w:rPr>
      </w:pPr>
      <w:hyperlink w:anchor="_Toc240371285" w:history="1">
        <w:r w:rsidRPr="00EB3E83">
          <w:rPr>
            <w:rStyle w:val="Hyperlink"/>
            <w:noProof/>
          </w:rPr>
          <w:t>Flag 1-1 - 10 points - Multiple choice - AUTO</w:t>
        </w:r>
        <w:r>
          <w:rPr>
            <w:noProof/>
          </w:rPr>
          <w:tab/>
        </w:r>
        <w:r>
          <w:rPr>
            <w:noProof/>
          </w:rPr>
          <w:fldChar w:fldCharType="begin"/>
        </w:r>
        <w:r>
          <w:rPr>
            <w:noProof/>
          </w:rPr>
          <w:instrText xml:space="preserve"> PAGEREF _Toc240371285 \h </w:instrText>
        </w:r>
        <w:r>
          <w:rPr>
            <w:noProof/>
          </w:rPr>
        </w:r>
        <w:r>
          <w:rPr>
            <w:noProof/>
          </w:rPr>
          <w:fldChar w:fldCharType="separate"/>
        </w:r>
        <w:r>
          <w:rPr>
            <w:noProof/>
          </w:rPr>
          <w:t>26</w:t>
        </w:r>
        <w:r>
          <w:rPr>
            <w:noProof/>
          </w:rPr>
          <w:fldChar w:fldCharType="end"/>
        </w:r>
      </w:hyperlink>
    </w:p>
    <w:p w14:paraId="6624B827" w14:textId="0E17EFA2" w:rsidR="00867481" w:rsidRDefault="00867481">
      <w:pPr>
        <w:pStyle w:val="TOC3"/>
        <w:tabs>
          <w:tab w:val="right" w:leader="dot" w:pos="8630"/>
        </w:tabs>
        <w:rPr>
          <w:noProof/>
          <w:kern w:val="2"/>
          <w:sz w:val="24"/>
          <w:szCs w:val="24"/>
          <w14:ligatures w14:val="standardContextual"/>
        </w:rPr>
      </w:pPr>
      <w:hyperlink w:anchor="_Toc240371286" w:history="1">
        <w:r w:rsidRPr="00EB3E83">
          <w:rPr>
            <w:rStyle w:val="Hyperlink"/>
            <w:noProof/>
          </w:rPr>
          <w:t>Flag 1-2 - 5 points - Multiple choice - AUTO</w:t>
        </w:r>
        <w:r>
          <w:rPr>
            <w:noProof/>
          </w:rPr>
          <w:tab/>
        </w:r>
        <w:r>
          <w:rPr>
            <w:noProof/>
          </w:rPr>
          <w:fldChar w:fldCharType="begin"/>
        </w:r>
        <w:r>
          <w:rPr>
            <w:noProof/>
          </w:rPr>
          <w:instrText xml:space="preserve"> PAGEREF _Toc240371286 \h </w:instrText>
        </w:r>
        <w:r>
          <w:rPr>
            <w:noProof/>
          </w:rPr>
        </w:r>
        <w:r>
          <w:rPr>
            <w:noProof/>
          </w:rPr>
          <w:fldChar w:fldCharType="separate"/>
        </w:r>
        <w:r>
          <w:rPr>
            <w:noProof/>
          </w:rPr>
          <w:t>26</w:t>
        </w:r>
        <w:r>
          <w:rPr>
            <w:noProof/>
          </w:rPr>
          <w:fldChar w:fldCharType="end"/>
        </w:r>
      </w:hyperlink>
    </w:p>
    <w:p w14:paraId="29B9A43C" w14:textId="04268711" w:rsidR="00867481" w:rsidRDefault="00867481">
      <w:pPr>
        <w:pStyle w:val="TOC3"/>
        <w:tabs>
          <w:tab w:val="right" w:leader="dot" w:pos="8630"/>
        </w:tabs>
        <w:rPr>
          <w:noProof/>
          <w:kern w:val="2"/>
          <w:sz w:val="24"/>
          <w:szCs w:val="24"/>
          <w14:ligatures w14:val="standardContextual"/>
        </w:rPr>
      </w:pPr>
      <w:hyperlink w:anchor="_Toc240371287" w:history="1">
        <w:r w:rsidRPr="00EB3E83">
          <w:rPr>
            <w:rStyle w:val="Hyperlink"/>
            <w:noProof/>
          </w:rPr>
          <w:t>Flag 1-3 - 5 points - Multiple answers - AUTO</w:t>
        </w:r>
        <w:r>
          <w:rPr>
            <w:noProof/>
          </w:rPr>
          <w:tab/>
        </w:r>
        <w:r>
          <w:rPr>
            <w:noProof/>
          </w:rPr>
          <w:fldChar w:fldCharType="begin"/>
        </w:r>
        <w:r>
          <w:rPr>
            <w:noProof/>
          </w:rPr>
          <w:instrText xml:space="preserve"> PAGEREF _Toc240371287 \h </w:instrText>
        </w:r>
        <w:r>
          <w:rPr>
            <w:noProof/>
          </w:rPr>
        </w:r>
        <w:r>
          <w:rPr>
            <w:noProof/>
          </w:rPr>
          <w:fldChar w:fldCharType="separate"/>
        </w:r>
        <w:r>
          <w:rPr>
            <w:noProof/>
          </w:rPr>
          <w:t>26</w:t>
        </w:r>
        <w:r>
          <w:rPr>
            <w:noProof/>
          </w:rPr>
          <w:fldChar w:fldCharType="end"/>
        </w:r>
      </w:hyperlink>
    </w:p>
    <w:p w14:paraId="51DE5322" w14:textId="219E2734" w:rsidR="00867481" w:rsidRDefault="00867481">
      <w:pPr>
        <w:pStyle w:val="TOC3"/>
        <w:tabs>
          <w:tab w:val="right" w:leader="dot" w:pos="8630"/>
        </w:tabs>
        <w:rPr>
          <w:noProof/>
          <w:kern w:val="2"/>
          <w:sz w:val="24"/>
          <w:szCs w:val="24"/>
          <w14:ligatures w14:val="standardContextual"/>
        </w:rPr>
      </w:pPr>
      <w:hyperlink w:anchor="_Toc240371288" w:history="1">
        <w:r w:rsidRPr="00EB3E83">
          <w:rPr>
            <w:rStyle w:val="Hyperlink"/>
            <w:noProof/>
          </w:rPr>
          <w:t>Flag 1-4 - 5 points - Short answer - AUTO</w:t>
        </w:r>
        <w:r>
          <w:rPr>
            <w:noProof/>
          </w:rPr>
          <w:tab/>
        </w:r>
        <w:r>
          <w:rPr>
            <w:noProof/>
          </w:rPr>
          <w:fldChar w:fldCharType="begin"/>
        </w:r>
        <w:r>
          <w:rPr>
            <w:noProof/>
          </w:rPr>
          <w:instrText xml:space="preserve"> PAGEREF _Toc240371288 \h </w:instrText>
        </w:r>
        <w:r>
          <w:rPr>
            <w:noProof/>
          </w:rPr>
        </w:r>
        <w:r>
          <w:rPr>
            <w:noProof/>
          </w:rPr>
          <w:fldChar w:fldCharType="separate"/>
        </w:r>
        <w:r>
          <w:rPr>
            <w:noProof/>
          </w:rPr>
          <w:t>27</w:t>
        </w:r>
        <w:r>
          <w:rPr>
            <w:noProof/>
          </w:rPr>
          <w:fldChar w:fldCharType="end"/>
        </w:r>
      </w:hyperlink>
    </w:p>
    <w:p w14:paraId="5928282D" w14:textId="3DBC86DF" w:rsidR="00867481" w:rsidRDefault="00867481">
      <w:pPr>
        <w:pStyle w:val="TOC3"/>
        <w:tabs>
          <w:tab w:val="right" w:leader="dot" w:pos="8630"/>
        </w:tabs>
        <w:rPr>
          <w:noProof/>
          <w:kern w:val="2"/>
          <w:sz w:val="24"/>
          <w:szCs w:val="24"/>
          <w14:ligatures w14:val="standardContextual"/>
        </w:rPr>
      </w:pPr>
      <w:hyperlink w:anchor="_Toc240371289" w:history="1">
        <w:r w:rsidRPr="00EB3E83">
          <w:rPr>
            <w:rStyle w:val="Hyperlink"/>
            <w:noProof/>
          </w:rPr>
          <w:t>Flag 1-5 - 5 points - Short answer - AUTO</w:t>
        </w:r>
        <w:r>
          <w:rPr>
            <w:noProof/>
          </w:rPr>
          <w:tab/>
        </w:r>
        <w:r>
          <w:rPr>
            <w:noProof/>
          </w:rPr>
          <w:fldChar w:fldCharType="begin"/>
        </w:r>
        <w:r>
          <w:rPr>
            <w:noProof/>
          </w:rPr>
          <w:instrText xml:space="preserve"> PAGEREF _Toc240371289 \h </w:instrText>
        </w:r>
        <w:r>
          <w:rPr>
            <w:noProof/>
          </w:rPr>
        </w:r>
        <w:r>
          <w:rPr>
            <w:noProof/>
          </w:rPr>
          <w:fldChar w:fldCharType="separate"/>
        </w:r>
        <w:r>
          <w:rPr>
            <w:noProof/>
          </w:rPr>
          <w:t>27</w:t>
        </w:r>
        <w:r>
          <w:rPr>
            <w:noProof/>
          </w:rPr>
          <w:fldChar w:fldCharType="end"/>
        </w:r>
      </w:hyperlink>
    </w:p>
    <w:p w14:paraId="749A249B" w14:textId="7B4C63C3" w:rsidR="00867481" w:rsidRDefault="00867481">
      <w:pPr>
        <w:pStyle w:val="TOC3"/>
        <w:tabs>
          <w:tab w:val="right" w:leader="dot" w:pos="8630"/>
        </w:tabs>
        <w:rPr>
          <w:noProof/>
          <w:kern w:val="2"/>
          <w:sz w:val="24"/>
          <w:szCs w:val="24"/>
          <w14:ligatures w14:val="standardContextual"/>
        </w:rPr>
      </w:pPr>
      <w:hyperlink w:anchor="_Toc240371290" w:history="1">
        <w:r w:rsidRPr="00EB3E83">
          <w:rPr>
            <w:rStyle w:val="Hyperlink"/>
            <w:noProof/>
          </w:rPr>
          <w:t>Flag 1-6 - 10 points - Multiple choice - AUTO</w:t>
        </w:r>
        <w:r>
          <w:rPr>
            <w:noProof/>
          </w:rPr>
          <w:tab/>
        </w:r>
        <w:r>
          <w:rPr>
            <w:noProof/>
          </w:rPr>
          <w:fldChar w:fldCharType="begin"/>
        </w:r>
        <w:r>
          <w:rPr>
            <w:noProof/>
          </w:rPr>
          <w:instrText xml:space="preserve"> PAGEREF _Toc240371290 \h </w:instrText>
        </w:r>
        <w:r>
          <w:rPr>
            <w:noProof/>
          </w:rPr>
        </w:r>
        <w:r>
          <w:rPr>
            <w:noProof/>
          </w:rPr>
          <w:fldChar w:fldCharType="separate"/>
        </w:r>
        <w:r>
          <w:rPr>
            <w:noProof/>
          </w:rPr>
          <w:t>27</w:t>
        </w:r>
        <w:r>
          <w:rPr>
            <w:noProof/>
          </w:rPr>
          <w:fldChar w:fldCharType="end"/>
        </w:r>
      </w:hyperlink>
    </w:p>
    <w:p w14:paraId="587B3B7A" w14:textId="4B87CECD" w:rsidR="00867481" w:rsidRDefault="00867481">
      <w:pPr>
        <w:pStyle w:val="TOC3"/>
        <w:tabs>
          <w:tab w:val="right" w:leader="dot" w:pos="8630"/>
        </w:tabs>
        <w:rPr>
          <w:noProof/>
          <w:kern w:val="2"/>
          <w:sz w:val="24"/>
          <w:szCs w:val="24"/>
          <w14:ligatures w14:val="standardContextual"/>
        </w:rPr>
      </w:pPr>
      <w:hyperlink w:anchor="_Toc240371291" w:history="1">
        <w:r w:rsidRPr="00EB3E83">
          <w:rPr>
            <w:rStyle w:val="Hyperlink"/>
            <w:noProof/>
          </w:rPr>
          <w:t>Flag 1-7 - 10 points - Multiple choice - AUTO</w:t>
        </w:r>
        <w:r>
          <w:rPr>
            <w:noProof/>
          </w:rPr>
          <w:tab/>
        </w:r>
        <w:r>
          <w:rPr>
            <w:noProof/>
          </w:rPr>
          <w:fldChar w:fldCharType="begin"/>
        </w:r>
        <w:r>
          <w:rPr>
            <w:noProof/>
          </w:rPr>
          <w:instrText xml:space="preserve"> PAGEREF _Toc240371291 \h </w:instrText>
        </w:r>
        <w:r>
          <w:rPr>
            <w:noProof/>
          </w:rPr>
        </w:r>
        <w:r>
          <w:rPr>
            <w:noProof/>
          </w:rPr>
          <w:fldChar w:fldCharType="separate"/>
        </w:r>
        <w:r>
          <w:rPr>
            <w:noProof/>
          </w:rPr>
          <w:t>28</w:t>
        </w:r>
        <w:r>
          <w:rPr>
            <w:noProof/>
          </w:rPr>
          <w:fldChar w:fldCharType="end"/>
        </w:r>
      </w:hyperlink>
    </w:p>
    <w:p w14:paraId="0AA5AA30" w14:textId="32139079" w:rsidR="00867481" w:rsidRDefault="00867481">
      <w:pPr>
        <w:pStyle w:val="TOC3"/>
        <w:tabs>
          <w:tab w:val="right" w:leader="dot" w:pos="8630"/>
        </w:tabs>
        <w:rPr>
          <w:noProof/>
          <w:kern w:val="2"/>
          <w:sz w:val="24"/>
          <w:szCs w:val="24"/>
          <w14:ligatures w14:val="standardContextual"/>
        </w:rPr>
      </w:pPr>
      <w:hyperlink w:anchor="_Toc240371292" w:history="1">
        <w:r w:rsidRPr="00EB3E83">
          <w:rPr>
            <w:rStyle w:val="Hyperlink"/>
            <w:noProof/>
          </w:rPr>
          <w:t>Flag 1-8 - 10 points - Short answer - AUTO</w:t>
        </w:r>
        <w:r>
          <w:rPr>
            <w:noProof/>
          </w:rPr>
          <w:tab/>
        </w:r>
        <w:r>
          <w:rPr>
            <w:noProof/>
          </w:rPr>
          <w:fldChar w:fldCharType="begin"/>
        </w:r>
        <w:r>
          <w:rPr>
            <w:noProof/>
          </w:rPr>
          <w:instrText xml:space="preserve"> PAGEREF _Toc240371292 \h </w:instrText>
        </w:r>
        <w:r>
          <w:rPr>
            <w:noProof/>
          </w:rPr>
        </w:r>
        <w:r>
          <w:rPr>
            <w:noProof/>
          </w:rPr>
          <w:fldChar w:fldCharType="separate"/>
        </w:r>
        <w:r>
          <w:rPr>
            <w:noProof/>
          </w:rPr>
          <w:t>28</w:t>
        </w:r>
        <w:r>
          <w:rPr>
            <w:noProof/>
          </w:rPr>
          <w:fldChar w:fldCharType="end"/>
        </w:r>
      </w:hyperlink>
    </w:p>
    <w:p w14:paraId="107EB860" w14:textId="3DB46CD0" w:rsidR="00867481" w:rsidRDefault="00867481">
      <w:pPr>
        <w:pStyle w:val="TOC3"/>
        <w:tabs>
          <w:tab w:val="right" w:leader="dot" w:pos="8630"/>
        </w:tabs>
        <w:rPr>
          <w:noProof/>
          <w:kern w:val="2"/>
          <w:sz w:val="24"/>
          <w:szCs w:val="24"/>
          <w14:ligatures w14:val="standardContextual"/>
        </w:rPr>
      </w:pPr>
      <w:hyperlink w:anchor="_Toc240371293" w:history="1">
        <w:r w:rsidRPr="00EB3E83">
          <w:rPr>
            <w:rStyle w:val="Hyperlink"/>
            <w:noProof/>
          </w:rPr>
          <w:t>Flag 1-9 - 10 points - Numeric - AUTO</w:t>
        </w:r>
        <w:r>
          <w:rPr>
            <w:noProof/>
          </w:rPr>
          <w:tab/>
        </w:r>
        <w:r>
          <w:rPr>
            <w:noProof/>
          </w:rPr>
          <w:fldChar w:fldCharType="begin"/>
        </w:r>
        <w:r>
          <w:rPr>
            <w:noProof/>
          </w:rPr>
          <w:instrText xml:space="preserve"> PAGEREF _Toc240371293 \h </w:instrText>
        </w:r>
        <w:r>
          <w:rPr>
            <w:noProof/>
          </w:rPr>
        </w:r>
        <w:r>
          <w:rPr>
            <w:noProof/>
          </w:rPr>
          <w:fldChar w:fldCharType="separate"/>
        </w:r>
        <w:r>
          <w:rPr>
            <w:noProof/>
          </w:rPr>
          <w:t>29</w:t>
        </w:r>
        <w:r>
          <w:rPr>
            <w:noProof/>
          </w:rPr>
          <w:fldChar w:fldCharType="end"/>
        </w:r>
      </w:hyperlink>
    </w:p>
    <w:p w14:paraId="6873F28B" w14:textId="3CAA44B0" w:rsidR="00867481" w:rsidRDefault="00867481">
      <w:pPr>
        <w:pStyle w:val="TOC3"/>
        <w:tabs>
          <w:tab w:val="right" w:leader="dot" w:pos="8630"/>
        </w:tabs>
        <w:rPr>
          <w:noProof/>
          <w:kern w:val="2"/>
          <w:sz w:val="24"/>
          <w:szCs w:val="24"/>
          <w14:ligatures w14:val="standardContextual"/>
        </w:rPr>
      </w:pPr>
      <w:hyperlink w:anchor="_Toc240371294" w:history="1">
        <w:r w:rsidRPr="00EB3E83">
          <w:rPr>
            <w:rStyle w:val="Hyperlink"/>
            <w:noProof/>
          </w:rPr>
          <w:t>Flag 1-10 - 10 points - Short answer - DATASET</w:t>
        </w:r>
        <w:r>
          <w:rPr>
            <w:noProof/>
          </w:rPr>
          <w:tab/>
        </w:r>
        <w:r>
          <w:rPr>
            <w:noProof/>
          </w:rPr>
          <w:fldChar w:fldCharType="begin"/>
        </w:r>
        <w:r>
          <w:rPr>
            <w:noProof/>
          </w:rPr>
          <w:instrText xml:space="preserve"> PAGEREF _Toc240371294 \h </w:instrText>
        </w:r>
        <w:r>
          <w:rPr>
            <w:noProof/>
          </w:rPr>
        </w:r>
        <w:r>
          <w:rPr>
            <w:noProof/>
          </w:rPr>
          <w:fldChar w:fldCharType="separate"/>
        </w:r>
        <w:r>
          <w:rPr>
            <w:noProof/>
          </w:rPr>
          <w:t>29</w:t>
        </w:r>
        <w:r>
          <w:rPr>
            <w:noProof/>
          </w:rPr>
          <w:fldChar w:fldCharType="end"/>
        </w:r>
      </w:hyperlink>
    </w:p>
    <w:p w14:paraId="432CBD20" w14:textId="59B30045" w:rsidR="00867481" w:rsidRDefault="00867481">
      <w:pPr>
        <w:pStyle w:val="TOC2"/>
        <w:tabs>
          <w:tab w:val="right" w:leader="dot" w:pos="8630"/>
        </w:tabs>
        <w:rPr>
          <w:noProof/>
          <w:kern w:val="2"/>
          <w:sz w:val="24"/>
          <w:szCs w:val="24"/>
          <w14:ligatures w14:val="standardContextual"/>
        </w:rPr>
      </w:pPr>
      <w:hyperlink w:anchor="_Toc240371295" w:history="1">
        <w:r w:rsidRPr="00EB3E83">
          <w:rPr>
            <w:rStyle w:val="Hyperlink"/>
            <w:noProof/>
          </w:rPr>
          <w:t>Section 2 - ALPHA Triage: Pattern of Life and Network</w:t>
        </w:r>
        <w:r>
          <w:rPr>
            <w:noProof/>
          </w:rPr>
          <w:tab/>
        </w:r>
        <w:r>
          <w:rPr>
            <w:noProof/>
          </w:rPr>
          <w:fldChar w:fldCharType="begin"/>
        </w:r>
        <w:r>
          <w:rPr>
            <w:noProof/>
          </w:rPr>
          <w:instrText xml:space="preserve"> PAGEREF _Toc240371295 \h </w:instrText>
        </w:r>
        <w:r>
          <w:rPr>
            <w:noProof/>
          </w:rPr>
        </w:r>
        <w:r>
          <w:rPr>
            <w:noProof/>
          </w:rPr>
          <w:fldChar w:fldCharType="separate"/>
        </w:r>
        <w:r>
          <w:rPr>
            <w:noProof/>
          </w:rPr>
          <w:t>30</w:t>
        </w:r>
        <w:r>
          <w:rPr>
            <w:noProof/>
          </w:rPr>
          <w:fldChar w:fldCharType="end"/>
        </w:r>
      </w:hyperlink>
    </w:p>
    <w:p w14:paraId="26604D6B" w14:textId="7A18B100" w:rsidR="00867481" w:rsidRDefault="00867481">
      <w:pPr>
        <w:pStyle w:val="TOC3"/>
        <w:tabs>
          <w:tab w:val="right" w:leader="dot" w:pos="8630"/>
        </w:tabs>
        <w:rPr>
          <w:noProof/>
          <w:kern w:val="2"/>
          <w:sz w:val="24"/>
          <w:szCs w:val="24"/>
          <w14:ligatures w14:val="standardContextual"/>
        </w:rPr>
      </w:pPr>
      <w:hyperlink w:anchor="_Toc240371296" w:history="1">
        <w:r w:rsidRPr="00EB3E83">
          <w:rPr>
            <w:rStyle w:val="Hyperlink"/>
            <w:noProof/>
          </w:rPr>
          <w:t>Flag 2-1 - 5 points - Multiple choice - AUTO</w:t>
        </w:r>
        <w:r>
          <w:rPr>
            <w:noProof/>
          </w:rPr>
          <w:tab/>
        </w:r>
        <w:r>
          <w:rPr>
            <w:noProof/>
          </w:rPr>
          <w:fldChar w:fldCharType="begin"/>
        </w:r>
        <w:r>
          <w:rPr>
            <w:noProof/>
          </w:rPr>
          <w:instrText xml:space="preserve"> PAGEREF _Toc240371296 \h </w:instrText>
        </w:r>
        <w:r>
          <w:rPr>
            <w:noProof/>
          </w:rPr>
        </w:r>
        <w:r>
          <w:rPr>
            <w:noProof/>
          </w:rPr>
          <w:fldChar w:fldCharType="separate"/>
        </w:r>
        <w:r>
          <w:rPr>
            <w:noProof/>
          </w:rPr>
          <w:t>30</w:t>
        </w:r>
        <w:r>
          <w:rPr>
            <w:noProof/>
          </w:rPr>
          <w:fldChar w:fldCharType="end"/>
        </w:r>
      </w:hyperlink>
    </w:p>
    <w:p w14:paraId="5786BEB6" w14:textId="017C310F" w:rsidR="00867481" w:rsidRDefault="00867481">
      <w:pPr>
        <w:pStyle w:val="TOC3"/>
        <w:tabs>
          <w:tab w:val="right" w:leader="dot" w:pos="8630"/>
        </w:tabs>
        <w:rPr>
          <w:noProof/>
          <w:kern w:val="2"/>
          <w:sz w:val="24"/>
          <w:szCs w:val="24"/>
          <w14:ligatures w14:val="standardContextual"/>
        </w:rPr>
      </w:pPr>
      <w:hyperlink w:anchor="_Toc240371297" w:history="1">
        <w:r w:rsidRPr="00EB3E83">
          <w:rPr>
            <w:rStyle w:val="Hyperlink"/>
            <w:noProof/>
          </w:rPr>
          <w:t>Flag 2-2 - 10 points - Numeric - DATASET</w:t>
        </w:r>
        <w:r>
          <w:rPr>
            <w:noProof/>
          </w:rPr>
          <w:tab/>
        </w:r>
        <w:r>
          <w:rPr>
            <w:noProof/>
          </w:rPr>
          <w:fldChar w:fldCharType="begin"/>
        </w:r>
        <w:r>
          <w:rPr>
            <w:noProof/>
          </w:rPr>
          <w:instrText xml:space="preserve"> PAGEREF _Toc240371297 \h </w:instrText>
        </w:r>
        <w:r>
          <w:rPr>
            <w:noProof/>
          </w:rPr>
        </w:r>
        <w:r>
          <w:rPr>
            <w:noProof/>
          </w:rPr>
          <w:fldChar w:fldCharType="separate"/>
        </w:r>
        <w:r>
          <w:rPr>
            <w:noProof/>
          </w:rPr>
          <w:t>30</w:t>
        </w:r>
        <w:r>
          <w:rPr>
            <w:noProof/>
          </w:rPr>
          <w:fldChar w:fldCharType="end"/>
        </w:r>
      </w:hyperlink>
    </w:p>
    <w:p w14:paraId="674F38D6" w14:textId="10E65C86" w:rsidR="00867481" w:rsidRDefault="00867481">
      <w:pPr>
        <w:pStyle w:val="TOC3"/>
        <w:tabs>
          <w:tab w:val="right" w:leader="dot" w:pos="8630"/>
        </w:tabs>
        <w:rPr>
          <w:noProof/>
          <w:kern w:val="2"/>
          <w:sz w:val="24"/>
          <w:szCs w:val="24"/>
          <w14:ligatures w14:val="standardContextual"/>
        </w:rPr>
      </w:pPr>
      <w:hyperlink w:anchor="_Toc240371298" w:history="1">
        <w:r w:rsidRPr="00EB3E83">
          <w:rPr>
            <w:rStyle w:val="Hyperlink"/>
            <w:noProof/>
          </w:rPr>
          <w:t>Flag 2-3 - 10 points - Numeric - DATASET</w:t>
        </w:r>
        <w:r>
          <w:rPr>
            <w:noProof/>
          </w:rPr>
          <w:tab/>
        </w:r>
        <w:r>
          <w:rPr>
            <w:noProof/>
          </w:rPr>
          <w:fldChar w:fldCharType="begin"/>
        </w:r>
        <w:r>
          <w:rPr>
            <w:noProof/>
          </w:rPr>
          <w:instrText xml:space="preserve"> PAGEREF _Toc240371298 \h </w:instrText>
        </w:r>
        <w:r>
          <w:rPr>
            <w:noProof/>
          </w:rPr>
        </w:r>
        <w:r>
          <w:rPr>
            <w:noProof/>
          </w:rPr>
          <w:fldChar w:fldCharType="separate"/>
        </w:r>
        <w:r>
          <w:rPr>
            <w:noProof/>
          </w:rPr>
          <w:t>31</w:t>
        </w:r>
        <w:r>
          <w:rPr>
            <w:noProof/>
          </w:rPr>
          <w:fldChar w:fldCharType="end"/>
        </w:r>
      </w:hyperlink>
    </w:p>
    <w:p w14:paraId="65445915" w14:textId="50C7497F" w:rsidR="00867481" w:rsidRDefault="00867481">
      <w:pPr>
        <w:pStyle w:val="TOC3"/>
        <w:tabs>
          <w:tab w:val="right" w:leader="dot" w:pos="8630"/>
        </w:tabs>
        <w:rPr>
          <w:noProof/>
          <w:kern w:val="2"/>
          <w:sz w:val="24"/>
          <w:szCs w:val="24"/>
          <w14:ligatures w14:val="standardContextual"/>
        </w:rPr>
      </w:pPr>
      <w:hyperlink w:anchor="_Toc240371299" w:history="1">
        <w:r w:rsidRPr="00EB3E83">
          <w:rPr>
            <w:rStyle w:val="Hyperlink"/>
            <w:noProof/>
          </w:rPr>
          <w:t>Flag 2-4 - 10 points - Short answer - DATASET</w:t>
        </w:r>
        <w:r>
          <w:rPr>
            <w:noProof/>
          </w:rPr>
          <w:tab/>
        </w:r>
        <w:r>
          <w:rPr>
            <w:noProof/>
          </w:rPr>
          <w:fldChar w:fldCharType="begin"/>
        </w:r>
        <w:r>
          <w:rPr>
            <w:noProof/>
          </w:rPr>
          <w:instrText xml:space="preserve"> PAGEREF _Toc240371299 \h </w:instrText>
        </w:r>
        <w:r>
          <w:rPr>
            <w:noProof/>
          </w:rPr>
        </w:r>
        <w:r>
          <w:rPr>
            <w:noProof/>
          </w:rPr>
          <w:fldChar w:fldCharType="separate"/>
        </w:r>
        <w:r>
          <w:rPr>
            <w:noProof/>
          </w:rPr>
          <w:t>31</w:t>
        </w:r>
        <w:r>
          <w:rPr>
            <w:noProof/>
          </w:rPr>
          <w:fldChar w:fldCharType="end"/>
        </w:r>
      </w:hyperlink>
    </w:p>
    <w:p w14:paraId="0A1A77B0" w14:textId="3750820F" w:rsidR="00867481" w:rsidRDefault="00867481">
      <w:pPr>
        <w:pStyle w:val="TOC3"/>
        <w:tabs>
          <w:tab w:val="right" w:leader="dot" w:pos="8630"/>
        </w:tabs>
        <w:rPr>
          <w:noProof/>
          <w:kern w:val="2"/>
          <w:sz w:val="24"/>
          <w:szCs w:val="24"/>
          <w14:ligatures w14:val="standardContextual"/>
        </w:rPr>
      </w:pPr>
      <w:hyperlink w:anchor="_Toc240371300" w:history="1">
        <w:r w:rsidRPr="00EB3E83">
          <w:rPr>
            <w:rStyle w:val="Hyperlink"/>
            <w:noProof/>
          </w:rPr>
          <w:t>Flag 2-5 - 10 points - Short answer - DATASET</w:t>
        </w:r>
        <w:r>
          <w:rPr>
            <w:noProof/>
          </w:rPr>
          <w:tab/>
        </w:r>
        <w:r>
          <w:rPr>
            <w:noProof/>
          </w:rPr>
          <w:fldChar w:fldCharType="begin"/>
        </w:r>
        <w:r>
          <w:rPr>
            <w:noProof/>
          </w:rPr>
          <w:instrText xml:space="preserve"> PAGEREF _Toc240371300 \h </w:instrText>
        </w:r>
        <w:r>
          <w:rPr>
            <w:noProof/>
          </w:rPr>
        </w:r>
        <w:r>
          <w:rPr>
            <w:noProof/>
          </w:rPr>
          <w:fldChar w:fldCharType="separate"/>
        </w:r>
        <w:r>
          <w:rPr>
            <w:noProof/>
          </w:rPr>
          <w:t>31</w:t>
        </w:r>
        <w:r>
          <w:rPr>
            <w:noProof/>
          </w:rPr>
          <w:fldChar w:fldCharType="end"/>
        </w:r>
      </w:hyperlink>
    </w:p>
    <w:p w14:paraId="346E547C" w14:textId="09910E86" w:rsidR="00867481" w:rsidRDefault="00867481">
      <w:pPr>
        <w:pStyle w:val="TOC3"/>
        <w:tabs>
          <w:tab w:val="right" w:leader="dot" w:pos="8630"/>
        </w:tabs>
        <w:rPr>
          <w:noProof/>
          <w:kern w:val="2"/>
          <w:sz w:val="24"/>
          <w:szCs w:val="24"/>
          <w14:ligatures w14:val="standardContextual"/>
        </w:rPr>
      </w:pPr>
      <w:hyperlink w:anchor="_Toc240371301" w:history="1">
        <w:r w:rsidRPr="00EB3E83">
          <w:rPr>
            <w:rStyle w:val="Hyperlink"/>
            <w:noProof/>
          </w:rPr>
          <w:t>Flag 2-6 - 15 points - Numeric - DATASET</w:t>
        </w:r>
        <w:r>
          <w:rPr>
            <w:noProof/>
          </w:rPr>
          <w:tab/>
        </w:r>
        <w:r>
          <w:rPr>
            <w:noProof/>
          </w:rPr>
          <w:fldChar w:fldCharType="begin"/>
        </w:r>
        <w:r>
          <w:rPr>
            <w:noProof/>
          </w:rPr>
          <w:instrText xml:space="preserve"> PAGEREF _Toc240371301 \h </w:instrText>
        </w:r>
        <w:r>
          <w:rPr>
            <w:noProof/>
          </w:rPr>
        </w:r>
        <w:r>
          <w:rPr>
            <w:noProof/>
          </w:rPr>
          <w:fldChar w:fldCharType="separate"/>
        </w:r>
        <w:r>
          <w:rPr>
            <w:noProof/>
          </w:rPr>
          <w:t>32</w:t>
        </w:r>
        <w:r>
          <w:rPr>
            <w:noProof/>
          </w:rPr>
          <w:fldChar w:fldCharType="end"/>
        </w:r>
      </w:hyperlink>
    </w:p>
    <w:p w14:paraId="07ABDFB5" w14:textId="60A32DAA" w:rsidR="00867481" w:rsidRDefault="00867481">
      <w:pPr>
        <w:pStyle w:val="TOC3"/>
        <w:tabs>
          <w:tab w:val="right" w:leader="dot" w:pos="8630"/>
        </w:tabs>
        <w:rPr>
          <w:noProof/>
          <w:kern w:val="2"/>
          <w:sz w:val="24"/>
          <w:szCs w:val="24"/>
          <w14:ligatures w14:val="standardContextual"/>
        </w:rPr>
      </w:pPr>
      <w:hyperlink w:anchor="_Toc240371302" w:history="1">
        <w:r w:rsidRPr="00EB3E83">
          <w:rPr>
            <w:rStyle w:val="Hyperlink"/>
            <w:noProof/>
          </w:rPr>
          <w:t>Flag 2-7 - 10 points - Numeric - DATASET</w:t>
        </w:r>
        <w:r>
          <w:rPr>
            <w:noProof/>
          </w:rPr>
          <w:tab/>
        </w:r>
        <w:r>
          <w:rPr>
            <w:noProof/>
          </w:rPr>
          <w:fldChar w:fldCharType="begin"/>
        </w:r>
        <w:r>
          <w:rPr>
            <w:noProof/>
          </w:rPr>
          <w:instrText xml:space="preserve"> PAGEREF _Toc240371302 \h </w:instrText>
        </w:r>
        <w:r>
          <w:rPr>
            <w:noProof/>
          </w:rPr>
        </w:r>
        <w:r>
          <w:rPr>
            <w:noProof/>
          </w:rPr>
          <w:fldChar w:fldCharType="separate"/>
        </w:r>
        <w:r>
          <w:rPr>
            <w:noProof/>
          </w:rPr>
          <w:t>32</w:t>
        </w:r>
        <w:r>
          <w:rPr>
            <w:noProof/>
          </w:rPr>
          <w:fldChar w:fldCharType="end"/>
        </w:r>
      </w:hyperlink>
    </w:p>
    <w:p w14:paraId="67B1E13E" w14:textId="18E37FC4" w:rsidR="00867481" w:rsidRDefault="00867481">
      <w:pPr>
        <w:pStyle w:val="TOC3"/>
        <w:tabs>
          <w:tab w:val="right" w:leader="dot" w:pos="8630"/>
        </w:tabs>
        <w:rPr>
          <w:noProof/>
          <w:kern w:val="2"/>
          <w:sz w:val="24"/>
          <w:szCs w:val="24"/>
          <w14:ligatures w14:val="standardContextual"/>
        </w:rPr>
      </w:pPr>
      <w:hyperlink w:anchor="_Toc240371303" w:history="1">
        <w:r w:rsidRPr="00EB3E83">
          <w:rPr>
            <w:rStyle w:val="Hyperlink"/>
            <w:noProof/>
          </w:rPr>
          <w:t>Flag 2-8 - 10 points - Numeric - DATASET</w:t>
        </w:r>
        <w:r>
          <w:rPr>
            <w:noProof/>
          </w:rPr>
          <w:tab/>
        </w:r>
        <w:r>
          <w:rPr>
            <w:noProof/>
          </w:rPr>
          <w:fldChar w:fldCharType="begin"/>
        </w:r>
        <w:r>
          <w:rPr>
            <w:noProof/>
          </w:rPr>
          <w:instrText xml:space="preserve"> PAGEREF _Toc240371303 \h </w:instrText>
        </w:r>
        <w:r>
          <w:rPr>
            <w:noProof/>
          </w:rPr>
        </w:r>
        <w:r>
          <w:rPr>
            <w:noProof/>
          </w:rPr>
          <w:fldChar w:fldCharType="separate"/>
        </w:r>
        <w:r>
          <w:rPr>
            <w:noProof/>
          </w:rPr>
          <w:t>33</w:t>
        </w:r>
        <w:r>
          <w:rPr>
            <w:noProof/>
          </w:rPr>
          <w:fldChar w:fldCharType="end"/>
        </w:r>
      </w:hyperlink>
    </w:p>
    <w:p w14:paraId="2E1AF419" w14:textId="7BCFFF99" w:rsidR="00867481" w:rsidRDefault="00867481">
      <w:pPr>
        <w:pStyle w:val="TOC3"/>
        <w:tabs>
          <w:tab w:val="right" w:leader="dot" w:pos="8630"/>
        </w:tabs>
        <w:rPr>
          <w:noProof/>
          <w:kern w:val="2"/>
          <w:sz w:val="24"/>
          <w:szCs w:val="24"/>
          <w14:ligatures w14:val="standardContextual"/>
        </w:rPr>
      </w:pPr>
      <w:hyperlink w:anchor="_Toc240371304" w:history="1">
        <w:r w:rsidRPr="00EB3E83">
          <w:rPr>
            <w:rStyle w:val="Hyperlink"/>
            <w:noProof/>
          </w:rPr>
          <w:t>Flag 2-9 - 10 points - Short answer - AUTO</w:t>
        </w:r>
        <w:r>
          <w:rPr>
            <w:noProof/>
          </w:rPr>
          <w:tab/>
        </w:r>
        <w:r>
          <w:rPr>
            <w:noProof/>
          </w:rPr>
          <w:fldChar w:fldCharType="begin"/>
        </w:r>
        <w:r>
          <w:rPr>
            <w:noProof/>
          </w:rPr>
          <w:instrText xml:space="preserve"> PAGEREF _Toc240371304 \h </w:instrText>
        </w:r>
        <w:r>
          <w:rPr>
            <w:noProof/>
          </w:rPr>
        </w:r>
        <w:r>
          <w:rPr>
            <w:noProof/>
          </w:rPr>
          <w:fldChar w:fldCharType="separate"/>
        </w:r>
        <w:r>
          <w:rPr>
            <w:noProof/>
          </w:rPr>
          <w:t>33</w:t>
        </w:r>
        <w:r>
          <w:rPr>
            <w:noProof/>
          </w:rPr>
          <w:fldChar w:fldCharType="end"/>
        </w:r>
      </w:hyperlink>
    </w:p>
    <w:p w14:paraId="5B131E20" w14:textId="5411F417" w:rsidR="00867481" w:rsidRDefault="00867481">
      <w:pPr>
        <w:pStyle w:val="TOC3"/>
        <w:tabs>
          <w:tab w:val="right" w:leader="dot" w:pos="8630"/>
        </w:tabs>
        <w:rPr>
          <w:noProof/>
          <w:kern w:val="2"/>
          <w:sz w:val="24"/>
          <w:szCs w:val="24"/>
          <w14:ligatures w14:val="standardContextual"/>
        </w:rPr>
      </w:pPr>
      <w:hyperlink w:anchor="_Toc240371305" w:history="1">
        <w:r w:rsidRPr="00EB3E83">
          <w:rPr>
            <w:rStyle w:val="Hyperlink"/>
            <w:noProof/>
          </w:rPr>
          <w:t>Flag 2-10 - 5 points - Multiple choice - AUTO</w:t>
        </w:r>
        <w:r>
          <w:rPr>
            <w:noProof/>
          </w:rPr>
          <w:tab/>
        </w:r>
        <w:r>
          <w:rPr>
            <w:noProof/>
          </w:rPr>
          <w:fldChar w:fldCharType="begin"/>
        </w:r>
        <w:r>
          <w:rPr>
            <w:noProof/>
          </w:rPr>
          <w:instrText xml:space="preserve"> PAGEREF _Toc240371305 \h </w:instrText>
        </w:r>
        <w:r>
          <w:rPr>
            <w:noProof/>
          </w:rPr>
        </w:r>
        <w:r>
          <w:rPr>
            <w:noProof/>
          </w:rPr>
          <w:fldChar w:fldCharType="separate"/>
        </w:r>
        <w:r>
          <w:rPr>
            <w:noProof/>
          </w:rPr>
          <w:t>34</w:t>
        </w:r>
        <w:r>
          <w:rPr>
            <w:noProof/>
          </w:rPr>
          <w:fldChar w:fldCharType="end"/>
        </w:r>
      </w:hyperlink>
    </w:p>
    <w:p w14:paraId="07779090" w14:textId="2E391529" w:rsidR="00867481" w:rsidRDefault="00867481">
      <w:pPr>
        <w:pStyle w:val="TOC3"/>
        <w:tabs>
          <w:tab w:val="right" w:leader="dot" w:pos="8630"/>
        </w:tabs>
        <w:rPr>
          <w:noProof/>
          <w:kern w:val="2"/>
          <w:sz w:val="24"/>
          <w:szCs w:val="24"/>
          <w14:ligatures w14:val="standardContextual"/>
        </w:rPr>
      </w:pPr>
      <w:hyperlink w:anchor="_Toc240371306" w:history="1">
        <w:r w:rsidRPr="00EB3E83">
          <w:rPr>
            <w:rStyle w:val="Hyperlink"/>
            <w:noProof/>
          </w:rPr>
          <w:t>Flag 2-11 - 5 points - Multiple choice - AUTO</w:t>
        </w:r>
        <w:r>
          <w:rPr>
            <w:noProof/>
          </w:rPr>
          <w:tab/>
        </w:r>
        <w:r>
          <w:rPr>
            <w:noProof/>
          </w:rPr>
          <w:fldChar w:fldCharType="begin"/>
        </w:r>
        <w:r>
          <w:rPr>
            <w:noProof/>
          </w:rPr>
          <w:instrText xml:space="preserve"> PAGEREF _Toc240371306 \h </w:instrText>
        </w:r>
        <w:r>
          <w:rPr>
            <w:noProof/>
          </w:rPr>
        </w:r>
        <w:r>
          <w:rPr>
            <w:noProof/>
          </w:rPr>
          <w:fldChar w:fldCharType="separate"/>
        </w:r>
        <w:r>
          <w:rPr>
            <w:noProof/>
          </w:rPr>
          <w:t>34</w:t>
        </w:r>
        <w:r>
          <w:rPr>
            <w:noProof/>
          </w:rPr>
          <w:fldChar w:fldCharType="end"/>
        </w:r>
      </w:hyperlink>
    </w:p>
    <w:p w14:paraId="10F19D1D" w14:textId="5A6F5F7D" w:rsidR="00867481" w:rsidRDefault="00867481">
      <w:pPr>
        <w:pStyle w:val="TOC3"/>
        <w:tabs>
          <w:tab w:val="right" w:leader="dot" w:pos="8630"/>
        </w:tabs>
        <w:rPr>
          <w:noProof/>
          <w:kern w:val="2"/>
          <w:sz w:val="24"/>
          <w:szCs w:val="24"/>
          <w14:ligatures w14:val="standardContextual"/>
        </w:rPr>
      </w:pPr>
      <w:hyperlink w:anchor="_Toc240371307" w:history="1">
        <w:r w:rsidRPr="00EB3E83">
          <w:rPr>
            <w:rStyle w:val="Hyperlink"/>
            <w:noProof/>
          </w:rPr>
          <w:t>Flag 2-12 - 15 points - Numeric - DATASET</w:t>
        </w:r>
        <w:r>
          <w:rPr>
            <w:noProof/>
          </w:rPr>
          <w:tab/>
        </w:r>
        <w:r>
          <w:rPr>
            <w:noProof/>
          </w:rPr>
          <w:fldChar w:fldCharType="begin"/>
        </w:r>
        <w:r>
          <w:rPr>
            <w:noProof/>
          </w:rPr>
          <w:instrText xml:space="preserve"> PAGEREF _Toc240371307 \h </w:instrText>
        </w:r>
        <w:r>
          <w:rPr>
            <w:noProof/>
          </w:rPr>
        </w:r>
        <w:r>
          <w:rPr>
            <w:noProof/>
          </w:rPr>
          <w:fldChar w:fldCharType="separate"/>
        </w:r>
        <w:r>
          <w:rPr>
            <w:noProof/>
          </w:rPr>
          <w:t>34</w:t>
        </w:r>
        <w:r>
          <w:rPr>
            <w:noProof/>
          </w:rPr>
          <w:fldChar w:fldCharType="end"/>
        </w:r>
      </w:hyperlink>
    </w:p>
    <w:p w14:paraId="202508E0" w14:textId="43364A6B" w:rsidR="00867481" w:rsidRDefault="00867481">
      <w:pPr>
        <w:pStyle w:val="TOC3"/>
        <w:tabs>
          <w:tab w:val="right" w:leader="dot" w:pos="8630"/>
        </w:tabs>
        <w:rPr>
          <w:noProof/>
          <w:kern w:val="2"/>
          <w:sz w:val="24"/>
          <w:szCs w:val="24"/>
          <w14:ligatures w14:val="standardContextual"/>
        </w:rPr>
      </w:pPr>
      <w:hyperlink w:anchor="_Toc240371308" w:history="1">
        <w:r w:rsidRPr="00EB3E83">
          <w:rPr>
            <w:rStyle w:val="Hyperlink"/>
            <w:noProof/>
          </w:rPr>
          <w:t>Flag 2-13 - 5 points - Multiple choice - AUTO</w:t>
        </w:r>
        <w:r>
          <w:rPr>
            <w:noProof/>
          </w:rPr>
          <w:tab/>
        </w:r>
        <w:r>
          <w:rPr>
            <w:noProof/>
          </w:rPr>
          <w:fldChar w:fldCharType="begin"/>
        </w:r>
        <w:r>
          <w:rPr>
            <w:noProof/>
          </w:rPr>
          <w:instrText xml:space="preserve"> PAGEREF _Toc240371308 \h </w:instrText>
        </w:r>
        <w:r>
          <w:rPr>
            <w:noProof/>
          </w:rPr>
        </w:r>
        <w:r>
          <w:rPr>
            <w:noProof/>
          </w:rPr>
          <w:fldChar w:fldCharType="separate"/>
        </w:r>
        <w:r>
          <w:rPr>
            <w:noProof/>
          </w:rPr>
          <w:t>35</w:t>
        </w:r>
        <w:r>
          <w:rPr>
            <w:noProof/>
          </w:rPr>
          <w:fldChar w:fldCharType="end"/>
        </w:r>
      </w:hyperlink>
    </w:p>
    <w:p w14:paraId="47D23AB6" w14:textId="50293821" w:rsidR="00867481" w:rsidRDefault="00867481">
      <w:pPr>
        <w:pStyle w:val="TOC3"/>
        <w:tabs>
          <w:tab w:val="right" w:leader="dot" w:pos="8630"/>
        </w:tabs>
        <w:rPr>
          <w:noProof/>
          <w:kern w:val="2"/>
          <w:sz w:val="24"/>
          <w:szCs w:val="24"/>
          <w14:ligatures w14:val="standardContextual"/>
        </w:rPr>
      </w:pPr>
      <w:hyperlink w:anchor="_Toc240371309" w:history="1">
        <w:r w:rsidRPr="00EB3E83">
          <w:rPr>
            <w:rStyle w:val="Hyperlink"/>
            <w:noProof/>
          </w:rPr>
          <w:t>Flag 2-14 - 10 points - Multiple answers - AUTO</w:t>
        </w:r>
        <w:r>
          <w:rPr>
            <w:noProof/>
          </w:rPr>
          <w:tab/>
        </w:r>
        <w:r>
          <w:rPr>
            <w:noProof/>
          </w:rPr>
          <w:fldChar w:fldCharType="begin"/>
        </w:r>
        <w:r>
          <w:rPr>
            <w:noProof/>
          </w:rPr>
          <w:instrText xml:space="preserve"> PAGEREF _Toc240371309 \h </w:instrText>
        </w:r>
        <w:r>
          <w:rPr>
            <w:noProof/>
          </w:rPr>
        </w:r>
        <w:r>
          <w:rPr>
            <w:noProof/>
          </w:rPr>
          <w:fldChar w:fldCharType="separate"/>
        </w:r>
        <w:r>
          <w:rPr>
            <w:noProof/>
          </w:rPr>
          <w:t>35</w:t>
        </w:r>
        <w:r>
          <w:rPr>
            <w:noProof/>
          </w:rPr>
          <w:fldChar w:fldCharType="end"/>
        </w:r>
      </w:hyperlink>
    </w:p>
    <w:p w14:paraId="672340F1" w14:textId="3F45E1FA" w:rsidR="00867481" w:rsidRDefault="00867481">
      <w:pPr>
        <w:pStyle w:val="TOC3"/>
        <w:tabs>
          <w:tab w:val="right" w:leader="dot" w:pos="8630"/>
        </w:tabs>
        <w:rPr>
          <w:noProof/>
          <w:kern w:val="2"/>
          <w:sz w:val="24"/>
          <w:szCs w:val="24"/>
          <w14:ligatures w14:val="standardContextual"/>
        </w:rPr>
      </w:pPr>
      <w:hyperlink w:anchor="_Toc240371310" w:history="1">
        <w:r w:rsidRPr="00EB3E83">
          <w:rPr>
            <w:rStyle w:val="Hyperlink"/>
            <w:noProof/>
          </w:rPr>
          <w:t>Flag 2-15 - 5 points - Short answer - AUTO</w:t>
        </w:r>
        <w:r>
          <w:rPr>
            <w:noProof/>
          </w:rPr>
          <w:tab/>
        </w:r>
        <w:r>
          <w:rPr>
            <w:noProof/>
          </w:rPr>
          <w:fldChar w:fldCharType="begin"/>
        </w:r>
        <w:r>
          <w:rPr>
            <w:noProof/>
          </w:rPr>
          <w:instrText xml:space="preserve"> PAGEREF _Toc240371310 \h </w:instrText>
        </w:r>
        <w:r>
          <w:rPr>
            <w:noProof/>
          </w:rPr>
        </w:r>
        <w:r>
          <w:rPr>
            <w:noProof/>
          </w:rPr>
          <w:fldChar w:fldCharType="separate"/>
        </w:r>
        <w:r>
          <w:rPr>
            <w:noProof/>
          </w:rPr>
          <w:t>35</w:t>
        </w:r>
        <w:r>
          <w:rPr>
            <w:noProof/>
          </w:rPr>
          <w:fldChar w:fldCharType="end"/>
        </w:r>
      </w:hyperlink>
    </w:p>
    <w:p w14:paraId="4E7F3BCF" w14:textId="16707347" w:rsidR="00867481" w:rsidRDefault="00867481">
      <w:pPr>
        <w:pStyle w:val="TOC3"/>
        <w:tabs>
          <w:tab w:val="right" w:leader="dot" w:pos="8630"/>
        </w:tabs>
        <w:rPr>
          <w:noProof/>
          <w:kern w:val="2"/>
          <w:sz w:val="24"/>
          <w:szCs w:val="24"/>
          <w14:ligatures w14:val="standardContextual"/>
        </w:rPr>
      </w:pPr>
      <w:hyperlink w:anchor="_Toc240371311" w:history="1">
        <w:r w:rsidRPr="00EB3E83">
          <w:rPr>
            <w:rStyle w:val="Hyperlink"/>
            <w:noProof/>
          </w:rPr>
          <w:t>Flag 2-16 - 10 points - Short answer - AUTO</w:t>
        </w:r>
        <w:r>
          <w:rPr>
            <w:noProof/>
          </w:rPr>
          <w:tab/>
        </w:r>
        <w:r>
          <w:rPr>
            <w:noProof/>
          </w:rPr>
          <w:fldChar w:fldCharType="begin"/>
        </w:r>
        <w:r>
          <w:rPr>
            <w:noProof/>
          </w:rPr>
          <w:instrText xml:space="preserve"> PAGEREF _Toc240371311 \h </w:instrText>
        </w:r>
        <w:r>
          <w:rPr>
            <w:noProof/>
          </w:rPr>
        </w:r>
        <w:r>
          <w:rPr>
            <w:noProof/>
          </w:rPr>
          <w:fldChar w:fldCharType="separate"/>
        </w:r>
        <w:r>
          <w:rPr>
            <w:noProof/>
          </w:rPr>
          <w:t>36</w:t>
        </w:r>
        <w:r>
          <w:rPr>
            <w:noProof/>
          </w:rPr>
          <w:fldChar w:fldCharType="end"/>
        </w:r>
      </w:hyperlink>
    </w:p>
    <w:p w14:paraId="02266160" w14:textId="5D2DE663" w:rsidR="00867481" w:rsidRDefault="00867481">
      <w:pPr>
        <w:pStyle w:val="TOC3"/>
        <w:tabs>
          <w:tab w:val="right" w:leader="dot" w:pos="8630"/>
        </w:tabs>
        <w:rPr>
          <w:noProof/>
          <w:kern w:val="2"/>
          <w:sz w:val="24"/>
          <w:szCs w:val="24"/>
          <w14:ligatures w14:val="standardContextual"/>
        </w:rPr>
      </w:pPr>
      <w:hyperlink w:anchor="_Toc240371312" w:history="1">
        <w:r w:rsidRPr="00EB3E83">
          <w:rPr>
            <w:rStyle w:val="Hyperlink"/>
            <w:noProof/>
          </w:rPr>
          <w:t>Flag 2-17 - 10 points - Short answer - DATASET - NEEDS ACTION BEFORE DELIVERY</w:t>
        </w:r>
        <w:r>
          <w:rPr>
            <w:noProof/>
          </w:rPr>
          <w:tab/>
        </w:r>
        <w:r>
          <w:rPr>
            <w:noProof/>
          </w:rPr>
          <w:fldChar w:fldCharType="begin"/>
        </w:r>
        <w:r>
          <w:rPr>
            <w:noProof/>
          </w:rPr>
          <w:instrText xml:space="preserve"> PAGEREF _Toc240371312 \h </w:instrText>
        </w:r>
        <w:r>
          <w:rPr>
            <w:noProof/>
          </w:rPr>
        </w:r>
        <w:r>
          <w:rPr>
            <w:noProof/>
          </w:rPr>
          <w:fldChar w:fldCharType="separate"/>
        </w:r>
        <w:r>
          <w:rPr>
            <w:noProof/>
          </w:rPr>
          <w:t>36</w:t>
        </w:r>
        <w:r>
          <w:rPr>
            <w:noProof/>
          </w:rPr>
          <w:fldChar w:fldCharType="end"/>
        </w:r>
      </w:hyperlink>
    </w:p>
    <w:p w14:paraId="157245F1" w14:textId="38C939F4" w:rsidR="00867481" w:rsidRDefault="00867481">
      <w:pPr>
        <w:pStyle w:val="TOC3"/>
        <w:tabs>
          <w:tab w:val="right" w:leader="dot" w:pos="8630"/>
        </w:tabs>
        <w:rPr>
          <w:noProof/>
          <w:kern w:val="2"/>
          <w:sz w:val="24"/>
          <w:szCs w:val="24"/>
          <w14:ligatures w14:val="standardContextual"/>
        </w:rPr>
      </w:pPr>
      <w:hyperlink w:anchor="_Toc240371313" w:history="1">
        <w:r w:rsidRPr="00EB3E83">
          <w:rPr>
            <w:rStyle w:val="Hyperlink"/>
            <w:noProof/>
          </w:rPr>
          <w:t>Flag 2-18 - 5 points - Short answer - AUTO</w:t>
        </w:r>
        <w:r>
          <w:rPr>
            <w:noProof/>
          </w:rPr>
          <w:tab/>
        </w:r>
        <w:r>
          <w:rPr>
            <w:noProof/>
          </w:rPr>
          <w:fldChar w:fldCharType="begin"/>
        </w:r>
        <w:r>
          <w:rPr>
            <w:noProof/>
          </w:rPr>
          <w:instrText xml:space="preserve"> PAGEREF _Toc240371313 \h </w:instrText>
        </w:r>
        <w:r>
          <w:rPr>
            <w:noProof/>
          </w:rPr>
        </w:r>
        <w:r>
          <w:rPr>
            <w:noProof/>
          </w:rPr>
          <w:fldChar w:fldCharType="separate"/>
        </w:r>
        <w:r>
          <w:rPr>
            <w:noProof/>
          </w:rPr>
          <w:t>37</w:t>
        </w:r>
        <w:r>
          <w:rPr>
            <w:noProof/>
          </w:rPr>
          <w:fldChar w:fldCharType="end"/>
        </w:r>
      </w:hyperlink>
    </w:p>
    <w:p w14:paraId="5BF1EC84" w14:textId="7C99D218" w:rsidR="00867481" w:rsidRDefault="00867481">
      <w:pPr>
        <w:pStyle w:val="TOC3"/>
        <w:tabs>
          <w:tab w:val="right" w:leader="dot" w:pos="8630"/>
        </w:tabs>
        <w:rPr>
          <w:noProof/>
          <w:kern w:val="2"/>
          <w:sz w:val="24"/>
          <w:szCs w:val="24"/>
          <w14:ligatures w14:val="standardContextual"/>
        </w:rPr>
      </w:pPr>
      <w:hyperlink w:anchor="_Toc240371314" w:history="1">
        <w:r w:rsidRPr="00EB3E83">
          <w:rPr>
            <w:rStyle w:val="Hyperlink"/>
            <w:noProof/>
          </w:rPr>
          <w:t>Flag 2-19 - 20 points - Short answer - AUTO</w:t>
        </w:r>
        <w:r>
          <w:rPr>
            <w:noProof/>
          </w:rPr>
          <w:tab/>
        </w:r>
        <w:r>
          <w:rPr>
            <w:noProof/>
          </w:rPr>
          <w:fldChar w:fldCharType="begin"/>
        </w:r>
        <w:r>
          <w:rPr>
            <w:noProof/>
          </w:rPr>
          <w:instrText xml:space="preserve"> PAGEREF _Toc240371314 \h </w:instrText>
        </w:r>
        <w:r>
          <w:rPr>
            <w:noProof/>
          </w:rPr>
        </w:r>
        <w:r>
          <w:rPr>
            <w:noProof/>
          </w:rPr>
          <w:fldChar w:fldCharType="separate"/>
        </w:r>
        <w:r>
          <w:rPr>
            <w:noProof/>
          </w:rPr>
          <w:t>37</w:t>
        </w:r>
        <w:r>
          <w:rPr>
            <w:noProof/>
          </w:rPr>
          <w:fldChar w:fldCharType="end"/>
        </w:r>
      </w:hyperlink>
    </w:p>
    <w:p w14:paraId="6B0B7D1C" w14:textId="7AF039F5" w:rsidR="00867481" w:rsidRDefault="00867481">
      <w:pPr>
        <w:pStyle w:val="TOC3"/>
        <w:tabs>
          <w:tab w:val="right" w:leader="dot" w:pos="8630"/>
        </w:tabs>
        <w:rPr>
          <w:noProof/>
          <w:kern w:val="2"/>
          <w:sz w:val="24"/>
          <w:szCs w:val="24"/>
          <w14:ligatures w14:val="standardContextual"/>
        </w:rPr>
      </w:pPr>
      <w:hyperlink w:anchor="_Toc240371315" w:history="1">
        <w:r w:rsidRPr="00EB3E83">
          <w:rPr>
            <w:rStyle w:val="Hyperlink"/>
            <w:noProof/>
          </w:rPr>
          <w:t>Flag 2-20 - 20 points - Short answer - DATASET</w:t>
        </w:r>
        <w:r>
          <w:rPr>
            <w:noProof/>
          </w:rPr>
          <w:tab/>
        </w:r>
        <w:r>
          <w:rPr>
            <w:noProof/>
          </w:rPr>
          <w:fldChar w:fldCharType="begin"/>
        </w:r>
        <w:r>
          <w:rPr>
            <w:noProof/>
          </w:rPr>
          <w:instrText xml:space="preserve"> PAGEREF _Toc240371315 \h </w:instrText>
        </w:r>
        <w:r>
          <w:rPr>
            <w:noProof/>
          </w:rPr>
        </w:r>
        <w:r>
          <w:rPr>
            <w:noProof/>
          </w:rPr>
          <w:fldChar w:fldCharType="separate"/>
        </w:r>
        <w:r>
          <w:rPr>
            <w:noProof/>
          </w:rPr>
          <w:t>37</w:t>
        </w:r>
        <w:r>
          <w:rPr>
            <w:noProof/>
          </w:rPr>
          <w:fldChar w:fldCharType="end"/>
        </w:r>
      </w:hyperlink>
    </w:p>
    <w:p w14:paraId="32CB905C" w14:textId="469B0C95" w:rsidR="00867481" w:rsidRDefault="00867481">
      <w:pPr>
        <w:pStyle w:val="TOC3"/>
        <w:tabs>
          <w:tab w:val="right" w:leader="dot" w:pos="8630"/>
        </w:tabs>
        <w:rPr>
          <w:noProof/>
          <w:kern w:val="2"/>
          <w:sz w:val="24"/>
          <w:szCs w:val="24"/>
          <w14:ligatures w14:val="standardContextual"/>
        </w:rPr>
      </w:pPr>
      <w:hyperlink w:anchor="_Toc240371316" w:history="1">
        <w:r w:rsidRPr="00EB3E83">
          <w:rPr>
            <w:rStyle w:val="Hyperlink"/>
            <w:noProof/>
          </w:rPr>
          <w:t>Flag 2-21 - 10 points - Multiple choice - AUTO</w:t>
        </w:r>
        <w:r>
          <w:rPr>
            <w:noProof/>
          </w:rPr>
          <w:tab/>
        </w:r>
        <w:r>
          <w:rPr>
            <w:noProof/>
          </w:rPr>
          <w:fldChar w:fldCharType="begin"/>
        </w:r>
        <w:r>
          <w:rPr>
            <w:noProof/>
          </w:rPr>
          <w:instrText xml:space="preserve"> PAGEREF _Toc240371316 \h </w:instrText>
        </w:r>
        <w:r>
          <w:rPr>
            <w:noProof/>
          </w:rPr>
        </w:r>
        <w:r>
          <w:rPr>
            <w:noProof/>
          </w:rPr>
          <w:fldChar w:fldCharType="separate"/>
        </w:r>
        <w:r>
          <w:rPr>
            <w:noProof/>
          </w:rPr>
          <w:t>38</w:t>
        </w:r>
        <w:r>
          <w:rPr>
            <w:noProof/>
          </w:rPr>
          <w:fldChar w:fldCharType="end"/>
        </w:r>
      </w:hyperlink>
    </w:p>
    <w:p w14:paraId="466DF68F" w14:textId="0B344149" w:rsidR="00867481" w:rsidRDefault="00867481">
      <w:pPr>
        <w:pStyle w:val="TOC3"/>
        <w:tabs>
          <w:tab w:val="right" w:leader="dot" w:pos="8630"/>
        </w:tabs>
        <w:rPr>
          <w:noProof/>
          <w:kern w:val="2"/>
          <w:sz w:val="24"/>
          <w:szCs w:val="24"/>
          <w14:ligatures w14:val="standardContextual"/>
        </w:rPr>
      </w:pPr>
      <w:hyperlink w:anchor="_Toc240371317" w:history="1">
        <w:r w:rsidRPr="00EB3E83">
          <w:rPr>
            <w:rStyle w:val="Hyperlink"/>
            <w:noProof/>
          </w:rPr>
          <w:t>Flag 2-22 - 10 points - Multiple choice - AUTO</w:t>
        </w:r>
        <w:r>
          <w:rPr>
            <w:noProof/>
          </w:rPr>
          <w:tab/>
        </w:r>
        <w:r>
          <w:rPr>
            <w:noProof/>
          </w:rPr>
          <w:fldChar w:fldCharType="begin"/>
        </w:r>
        <w:r>
          <w:rPr>
            <w:noProof/>
          </w:rPr>
          <w:instrText xml:space="preserve"> PAGEREF _Toc240371317 \h </w:instrText>
        </w:r>
        <w:r>
          <w:rPr>
            <w:noProof/>
          </w:rPr>
        </w:r>
        <w:r>
          <w:rPr>
            <w:noProof/>
          </w:rPr>
          <w:fldChar w:fldCharType="separate"/>
        </w:r>
        <w:r>
          <w:rPr>
            <w:noProof/>
          </w:rPr>
          <w:t>38</w:t>
        </w:r>
        <w:r>
          <w:rPr>
            <w:noProof/>
          </w:rPr>
          <w:fldChar w:fldCharType="end"/>
        </w:r>
      </w:hyperlink>
    </w:p>
    <w:p w14:paraId="03989D53" w14:textId="56666CA2" w:rsidR="00867481" w:rsidRDefault="00867481">
      <w:pPr>
        <w:pStyle w:val="TOC3"/>
        <w:tabs>
          <w:tab w:val="right" w:leader="dot" w:pos="8630"/>
        </w:tabs>
        <w:rPr>
          <w:noProof/>
          <w:kern w:val="2"/>
          <w:sz w:val="24"/>
          <w:szCs w:val="24"/>
          <w14:ligatures w14:val="standardContextual"/>
        </w:rPr>
      </w:pPr>
      <w:hyperlink w:anchor="_Toc240371318" w:history="1">
        <w:r w:rsidRPr="00EB3E83">
          <w:rPr>
            <w:rStyle w:val="Hyperlink"/>
            <w:noProof/>
          </w:rPr>
          <w:t>Flag 2-23 - 10 points - Short answer - DATASET</w:t>
        </w:r>
        <w:r>
          <w:rPr>
            <w:noProof/>
          </w:rPr>
          <w:tab/>
        </w:r>
        <w:r>
          <w:rPr>
            <w:noProof/>
          </w:rPr>
          <w:fldChar w:fldCharType="begin"/>
        </w:r>
        <w:r>
          <w:rPr>
            <w:noProof/>
          </w:rPr>
          <w:instrText xml:space="preserve"> PAGEREF _Toc240371318 \h </w:instrText>
        </w:r>
        <w:r>
          <w:rPr>
            <w:noProof/>
          </w:rPr>
        </w:r>
        <w:r>
          <w:rPr>
            <w:noProof/>
          </w:rPr>
          <w:fldChar w:fldCharType="separate"/>
        </w:r>
        <w:r>
          <w:rPr>
            <w:noProof/>
          </w:rPr>
          <w:t>39</w:t>
        </w:r>
        <w:r>
          <w:rPr>
            <w:noProof/>
          </w:rPr>
          <w:fldChar w:fldCharType="end"/>
        </w:r>
      </w:hyperlink>
    </w:p>
    <w:p w14:paraId="10D836AC" w14:textId="028AC3FA" w:rsidR="00867481" w:rsidRDefault="00867481">
      <w:pPr>
        <w:pStyle w:val="TOC3"/>
        <w:tabs>
          <w:tab w:val="right" w:leader="dot" w:pos="8630"/>
        </w:tabs>
        <w:rPr>
          <w:noProof/>
          <w:kern w:val="2"/>
          <w:sz w:val="24"/>
          <w:szCs w:val="24"/>
          <w14:ligatures w14:val="standardContextual"/>
        </w:rPr>
      </w:pPr>
      <w:hyperlink w:anchor="_Toc240371319" w:history="1">
        <w:r w:rsidRPr="00EB3E83">
          <w:rPr>
            <w:rStyle w:val="Hyperlink"/>
            <w:noProof/>
          </w:rPr>
          <w:t>Flag 2-24 - 10 points - Short answer - DATASET</w:t>
        </w:r>
        <w:r>
          <w:rPr>
            <w:noProof/>
          </w:rPr>
          <w:tab/>
        </w:r>
        <w:r>
          <w:rPr>
            <w:noProof/>
          </w:rPr>
          <w:fldChar w:fldCharType="begin"/>
        </w:r>
        <w:r>
          <w:rPr>
            <w:noProof/>
          </w:rPr>
          <w:instrText xml:space="preserve"> PAGEREF _Toc240371319 \h </w:instrText>
        </w:r>
        <w:r>
          <w:rPr>
            <w:noProof/>
          </w:rPr>
        </w:r>
        <w:r>
          <w:rPr>
            <w:noProof/>
          </w:rPr>
          <w:fldChar w:fldCharType="separate"/>
        </w:r>
        <w:r>
          <w:rPr>
            <w:noProof/>
          </w:rPr>
          <w:t>39</w:t>
        </w:r>
        <w:r>
          <w:rPr>
            <w:noProof/>
          </w:rPr>
          <w:fldChar w:fldCharType="end"/>
        </w:r>
      </w:hyperlink>
    </w:p>
    <w:p w14:paraId="51B61CD4" w14:textId="5C66530F" w:rsidR="00867481" w:rsidRDefault="00867481">
      <w:pPr>
        <w:pStyle w:val="TOC3"/>
        <w:tabs>
          <w:tab w:val="right" w:leader="dot" w:pos="8630"/>
        </w:tabs>
        <w:rPr>
          <w:noProof/>
          <w:kern w:val="2"/>
          <w:sz w:val="24"/>
          <w:szCs w:val="24"/>
          <w14:ligatures w14:val="standardContextual"/>
        </w:rPr>
      </w:pPr>
      <w:hyperlink w:anchor="_Toc240371320" w:history="1">
        <w:r w:rsidRPr="00EB3E83">
          <w:rPr>
            <w:rStyle w:val="Hyperlink"/>
            <w:noProof/>
          </w:rPr>
          <w:t>Flag 2-25 - 10 points - Short answer - DATASET</w:t>
        </w:r>
        <w:r>
          <w:rPr>
            <w:noProof/>
          </w:rPr>
          <w:tab/>
        </w:r>
        <w:r>
          <w:rPr>
            <w:noProof/>
          </w:rPr>
          <w:fldChar w:fldCharType="begin"/>
        </w:r>
        <w:r>
          <w:rPr>
            <w:noProof/>
          </w:rPr>
          <w:instrText xml:space="preserve"> PAGEREF _Toc240371320 \h </w:instrText>
        </w:r>
        <w:r>
          <w:rPr>
            <w:noProof/>
          </w:rPr>
        </w:r>
        <w:r>
          <w:rPr>
            <w:noProof/>
          </w:rPr>
          <w:fldChar w:fldCharType="separate"/>
        </w:r>
        <w:r>
          <w:rPr>
            <w:noProof/>
          </w:rPr>
          <w:t>40</w:t>
        </w:r>
        <w:r>
          <w:rPr>
            <w:noProof/>
          </w:rPr>
          <w:fldChar w:fldCharType="end"/>
        </w:r>
      </w:hyperlink>
    </w:p>
    <w:p w14:paraId="527CE1A2" w14:textId="333E392A" w:rsidR="00867481" w:rsidRDefault="00867481">
      <w:pPr>
        <w:pStyle w:val="TOC3"/>
        <w:tabs>
          <w:tab w:val="right" w:leader="dot" w:pos="8630"/>
        </w:tabs>
        <w:rPr>
          <w:noProof/>
          <w:kern w:val="2"/>
          <w:sz w:val="24"/>
          <w:szCs w:val="24"/>
          <w14:ligatures w14:val="standardContextual"/>
        </w:rPr>
      </w:pPr>
      <w:hyperlink w:anchor="_Toc240371321" w:history="1">
        <w:r w:rsidRPr="00EB3E83">
          <w:rPr>
            <w:rStyle w:val="Hyperlink"/>
            <w:noProof/>
          </w:rPr>
          <w:t>Flag 2-26 - 10 points - Short answer - DATASET</w:t>
        </w:r>
        <w:r>
          <w:rPr>
            <w:noProof/>
          </w:rPr>
          <w:tab/>
        </w:r>
        <w:r>
          <w:rPr>
            <w:noProof/>
          </w:rPr>
          <w:fldChar w:fldCharType="begin"/>
        </w:r>
        <w:r>
          <w:rPr>
            <w:noProof/>
          </w:rPr>
          <w:instrText xml:space="preserve"> PAGEREF _Toc240371321 \h </w:instrText>
        </w:r>
        <w:r>
          <w:rPr>
            <w:noProof/>
          </w:rPr>
        </w:r>
        <w:r>
          <w:rPr>
            <w:noProof/>
          </w:rPr>
          <w:fldChar w:fldCharType="separate"/>
        </w:r>
        <w:r>
          <w:rPr>
            <w:noProof/>
          </w:rPr>
          <w:t>40</w:t>
        </w:r>
        <w:r>
          <w:rPr>
            <w:noProof/>
          </w:rPr>
          <w:fldChar w:fldCharType="end"/>
        </w:r>
      </w:hyperlink>
    </w:p>
    <w:p w14:paraId="1BE8DDEB" w14:textId="7CA0952C" w:rsidR="00867481" w:rsidRDefault="00867481">
      <w:pPr>
        <w:pStyle w:val="TOC3"/>
        <w:tabs>
          <w:tab w:val="right" w:leader="dot" w:pos="8630"/>
        </w:tabs>
        <w:rPr>
          <w:noProof/>
          <w:kern w:val="2"/>
          <w:sz w:val="24"/>
          <w:szCs w:val="24"/>
          <w14:ligatures w14:val="standardContextual"/>
        </w:rPr>
      </w:pPr>
      <w:hyperlink w:anchor="_Toc240371322" w:history="1">
        <w:r w:rsidRPr="00EB3E83">
          <w:rPr>
            <w:rStyle w:val="Hyperlink"/>
            <w:noProof/>
          </w:rPr>
          <w:t>Flag 2-27 - 10 points - Short answer - DATASET</w:t>
        </w:r>
        <w:r>
          <w:rPr>
            <w:noProof/>
          </w:rPr>
          <w:tab/>
        </w:r>
        <w:r>
          <w:rPr>
            <w:noProof/>
          </w:rPr>
          <w:fldChar w:fldCharType="begin"/>
        </w:r>
        <w:r>
          <w:rPr>
            <w:noProof/>
          </w:rPr>
          <w:instrText xml:space="preserve"> PAGEREF _Toc240371322 \h </w:instrText>
        </w:r>
        <w:r>
          <w:rPr>
            <w:noProof/>
          </w:rPr>
        </w:r>
        <w:r>
          <w:rPr>
            <w:noProof/>
          </w:rPr>
          <w:fldChar w:fldCharType="separate"/>
        </w:r>
        <w:r>
          <w:rPr>
            <w:noProof/>
          </w:rPr>
          <w:t>40</w:t>
        </w:r>
        <w:r>
          <w:rPr>
            <w:noProof/>
          </w:rPr>
          <w:fldChar w:fldCharType="end"/>
        </w:r>
      </w:hyperlink>
    </w:p>
    <w:p w14:paraId="4F964096" w14:textId="6B2ECB52" w:rsidR="00867481" w:rsidRDefault="00867481">
      <w:pPr>
        <w:pStyle w:val="TOC3"/>
        <w:tabs>
          <w:tab w:val="right" w:leader="dot" w:pos="8630"/>
        </w:tabs>
        <w:rPr>
          <w:noProof/>
          <w:kern w:val="2"/>
          <w:sz w:val="24"/>
          <w:szCs w:val="24"/>
          <w14:ligatures w14:val="standardContextual"/>
        </w:rPr>
      </w:pPr>
      <w:hyperlink w:anchor="_Toc240371323" w:history="1">
        <w:r w:rsidRPr="00EB3E83">
          <w:rPr>
            <w:rStyle w:val="Hyperlink"/>
            <w:noProof/>
          </w:rPr>
          <w:t>Flag 2-28 - 10 points - Multiple choice - AUTO</w:t>
        </w:r>
        <w:r>
          <w:rPr>
            <w:noProof/>
          </w:rPr>
          <w:tab/>
        </w:r>
        <w:r>
          <w:rPr>
            <w:noProof/>
          </w:rPr>
          <w:fldChar w:fldCharType="begin"/>
        </w:r>
        <w:r>
          <w:rPr>
            <w:noProof/>
          </w:rPr>
          <w:instrText xml:space="preserve"> PAGEREF _Toc240371323 \h </w:instrText>
        </w:r>
        <w:r>
          <w:rPr>
            <w:noProof/>
          </w:rPr>
        </w:r>
        <w:r>
          <w:rPr>
            <w:noProof/>
          </w:rPr>
          <w:fldChar w:fldCharType="separate"/>
        </w:r>
        <w:r>
          <w:rPr>
            <w:noProof/>
          </w:rPr>
          <w:t>41</w:t>
        </w:r>
        <w:r>
          <w:rPr>
            <w:noProof/>
          </w:rPr>
          <w:fldChar w:fldCharType="end"/>
        </w:r>
      </w:hyperlink>
    </w:p>
    <w:p w14:paraId="52388785" w14:textId="5D396591" w:rsidR="00867481" w:rsidRDefault="00867481">
      <w:pPr>
        <w:pStyle w:val="TOC3"/>
        <w:tabs>
          <w:tab w:val="right" w:leader="dot" w:pos="8630"/>
        </w:tabs>
        <w:rPr>
          <w:noProof/>
          <w:kern w:val="2"/>
          <w:sz w:val="24"/>
          <w:szCs w:val="24"/>
          <w14:ligatures w14:val="standardContextual"/>
        </w:rPr>
      </w:pPr>
      <w:hyperlink w:anchor="_Toc240371324" w:history="1">
        <w:r w:rsidRPr="00EB3E83">
          <w:rPr>
            <w:rStyle w:val="Hyperlink"/>
            <w:noProof/>
          </w:rPr>
          <w:t>Flag 2-29 - 10 points - Short answer - DATASET</w:t>
        </w:r>
        <w:r>
          <w:rPr>
            <w:noProof/>
          </w:rPr>
          <w:tab/>
        </w:r>
        <w:r>
          <w:rPr>
            <w:noProof/>
          </w:rPr>
          <w:fldChar w:fldCharType="begin"/>
        </w:r>
        <w:r>
          <w:rPr>
            <w:noProof/>
          </w:rPr>
          <w:instrText xml:space="preserve"> PAGEREF _Toc240371324 \h </w:instrText>
        </w:r>
        <w:r>
          <w:rPr>
            <w:noProof/>
          </w:rPr>
        </w:r>
        <w:r>
          <w:rPr>
            <w:noProof/>
          </w:rPr>
          <w:fldChar w:fldCharType="separate"/>
        </w:r>
        <w:r>
          <w:rPr>
            <w:noProof/>
          </w:rPr>
          <w:t>41</w:t>
        </w:r>
        <w:r>
          <w:rPr>
            <w:noProof/>
          </w:rPr>
          <w:fldChar w:fldCharType="end"/>
        </w:r>
      </w:hyperlink>
    </w:p>
    <w:p w14:paraId="5DB3C8AA" w14:textId="08B38350" w:rsidR="00867481" w:rsidRDefault="00867481">
      <w:pPr>
        <w:pStyle w:val="TOC2"/>
        <w:tabs>
          <w:tab w:val="right" w:leader="dot" w:pos="8630"/>
        </w:tabs>
        <w:rPr>
          <w:noProof/>
          <w:kern w:val="2"/>
          <w:sz w:val="24"/>
          <w:szCs w:val="24"/>
          <w14:ligatures w14:val="standardContextual"/>
        </w:rPr>
      </w:pPr>
      <w:hyperlink w:anchor="_Toc240371325" w:history="1">
        <w:r w:rsidRPr="00EB3E83">
          <w:rPr>
            <w:rStyle w:val="Hyperlink"/>
            <w:noProof/>
          </w:rPr>
          <w:t>Section 3 - BRAVO Verification and Validation</w:t>
        </w:r>
        <w:r>
          <w:rPr>
            <w:noProof/>
          </w:rPr>
          <w:tab/>
        </w:r>
        <w:r>
          <w:rPr>
            <w:noProof/>
          </w:rPr>
          <w:fldChar w:fldCharType="begin"/>
        </w:r>
        <w:r>
          <w:rPr>
            <w:noProof/>
          </w:rPr>
          <w:instrText xml:space="preserve"> PAGEREF _Toc240371325 \h </w:instrText>
        </w:r>
        <w:r>
          <w:rPr>
            <w:noProof/>
          </w:rPr>
        </w:r>
        <w:r>
          <w:rPr>
            <w:noProof/>
          </w:rPr>
          <w:fldChar w:fldCharType="separate"/>
        </w:r>
        <w:r>
          <w:rPr>
            <w:noProof/>
          </w:rPr>
          <w:t>42</w:t>
        </w:r>
        <w:r>
          <w:rPr>
            <w:noProof/>
          </w:rPr>
          <w:fldChar w:fldCharType="end"/>
        </w:r>
      </w:hyperlink>
    </w:p>
    <w:p w14:paraId="5526094F" w14:textId="38D0B490" w:rsidR="00867481" w:rsidRDefault="00867481">
      <w:pPr>
        <w:pStyle w:val="TOC3"/>
        <w:tabs>
          <w:tab w:val="right" w:leader="dot" w:pos="8630"/>
        </w:tabs>
        <w:rPr>
          <w:noProof/>
          <w:kern w:val="2"/>
          <w:sz w:val="24"/>
          <w:szCs w:val="24"/>
          <w14:ligatures w14:val="standardContextual"/>
        </w:rPr>
      </w:pPr>
      <w:hyperlink w:anchor="_Toc240371326" w:history="1">
        <w:r w:rsidRPr="00EB3E83">
          <w:rPr>
            <w:rStyle w:val="Hyperlink"/>
            <w:noProof/>
          </w:rPr>
          <w:t>Flag 3-1 - 10 points - Multiple choice - AUTO</w:t>
        </w:r>
        <w:r>
          <w:rPr>
            <w:noProof/>
          </w:rPr>
          <w:tab/>
        </w:r>
        <w:r>
          <w:rPr>
            <w:noProof/>
          </w:rPr>
          <w:fldChar w:fldCharType="begin"/>
        </w:r>
        <w:r>
          <w:rPr>
            <w:noProof/>
          </w:rPr>
          <w:instrText xml:space="preserve"> PAGEREF _Toc240371326 \h </w:instrText>
        </w:r>
        <w:r>
          <w:rPr>
            <w:noProof/>
          </w:rPr>
        </w:r>
        <w:r>
          <w:rPr>
            <w:noProof/>
          </w:rPr>
          <w:fldChar w:fldCharType="separate"/>
        </w:r>
        <w:r>
          <w:rPr>
            <w:noProof/>
          </w:rPr>
          <w:t>42</w:t>
        </w:r>
        <w:r>
          <w:rPr>
            <w:noProof/>
          </w:rPr>
          <w:fldChar w:fldCharType="end"/>
        </w:r>
      </w:hyperlink>
    </w:p>
    <w:p w14:paraId="2F3FF697" w14:textId="0CDB542D" w:rsidR="00867481" w:rsidRDefault="00867481">
      <w:pPr>
        <w:pStyle w:val="TOC3"/>
        <w:tabs>
          <w:tab w:val="right" w:leader="dot" w:pos="8630"/>
        </w:tabs>
        <w:rPr>
          <w:noProof/>
          <w:kern w:val="2"/>
          <w:sz w:val="24"/>
          <w:szCs w:val="24"/>
          <w14:ligatures w14:val="standardContextual"/>
        </w:rPr>
      </w:pPr>
      <w:hyperlink w:anchor="_Toc240371327" w:history="1">
        <w:r w:rsidRPr="00EB3E83">
          <w:rPr>
            <w:rStyle w:val="Hyperlink"/>
            <w:noProof/>
          </w:rPr>
          <w:t>Flag 3-2 - 10 points - Numeric - AUTO - CHECK BEFORE DELIVERY</w:t>
        </w:r>
        <w:r>
          <w:rPr>
            <w:noProof/>
          </w:rPr>
          <w:tab/>
        </w:r>
        <w:r>
          <w:rPr>
            <w:noProof/>
          </w:rPr>
          <w:fldChar w:fldCharType="begin"/>
        </w:r>
        <w:r>
          <w:rPr>
            <w:noProof/>
          </w:rPr>
          <w:instrText xml:space="preserve"> PAGEREF _Toc240371327 \h </w:instrText>
        </w:r>
        <w:r>
          <w:rPr>
            <w:noProof/>
          </w:rPr>
        </w:r>
        <w:r>
          <w:rPr>
            <w:noProof/>
          </w:rPr>
          <w:fldChar w:fldCharType="separate"/>
        </w:r>
        <w:r>
          <w:rPr>
            <w:noProof/>
          </w:rPr>
          <w:t>43</w:t>
        </w:r>
        <w:r>
          <w:rPr>
            <w:noProof/>
          </w:rPr>
          <w:fldChar w:fldCharType="end"/>
        </w:r>
      </w:hyperlink>
    </w:p>
    <w:p w14:paraId="43E3BEFF" w14:textId="04557BAD" w:rsidR="00867481" w:rsidRDefault="00867481">
      <w:pPr>
        <w:pStyle w:val="TOC3"/>
        <w:tabs>
          <w:tab w:val="right" w:leader="dot" w:pos="8630"/>
        </w:tabs>
        <w:rPr>
          <w:noProof/>
          <w:kern w:val="2"/>
          <w:sz w:val="24"/>
          <w:szCs w:val="24"/>
          <w14:ligatures w14:val="standardContextual"/>
        </w:rPr>
      </w:pPr>
      <w:hyperlink w:anchor="_Toc240371328" w:history="1">
        <w:r w:rsidRPr="00EB3E83">
          <w:rPr>
            <w:rStyle w:val="Hyperlink"/>
            <w:noProof/>
          </w:rPr>
          <w:t>Flag 3-3 - 15 points - Short answer - DATASET</w:t>
        </w:r>
        <w:r>
          <w:rPr>
            <w:noProof/>
          </w:rPr>
          <w:tab/>
        </w:r>
        <w:r>
          <w:rPr>
            <w:noProof/>
          </w:rPr>
          <w:fldChar w:fldCharType="begin"/>
        </w:r>
        <w:r>
          <w:rPr>
            <w:noProof/>
          </w:rPr>
          <w:instrText xml:space="preserve"> PAGEREF _Toc240371328 \h </w:instrText>
        </w:r>
        <w:r>
          <w:rPr>
            <w:noProof/>
          </w:rPr>
        </w:r>
        <w:r>
          <w:rPr>
            <w:noProof/>
          </w:rPr>
          <w:fldChar w:fldCharType="separate"/>
        </w:r>
        <w:r>
          <w:rPr>
            <w:noProof/>
          </w:rPr>
          <w:t>43</w:t>
        </w:r>
        <w:r>
          <w:rPr>
            <w:noProof/>
          </w:rPr>
          <w:fldChar w:fldCharType="end"/>
        </w:r>
      </w:hyperlink>
    </w:p>
    <w:p w14:paraId="132302B3" w14:textId="7966D07F" w:rsidR="00867481" w:rsidRDefault="00867481">
      <w:pPr>
        <w:pStyle w:val="TOC3"/>
        <w:tabs>
          <w:tab w:val="right" w:leader="dot" w:pos="8630"/>
        </w:tabs>
        <w:rPr>
          <w:noProof/>
          <w:kern w:val="2"/>
          <w:sz w:val="24"/>
          <w:szCs w:val="24"/>
          <w14:ligatures w14:val="standardContextual"/>
        </w:rPr>
      </w:pPr>
      <w:hyperlink w:anchor="_Toc240371329" w:history="1">
        <w:r w:rsidRPr="00EB3E83">
          <w:rPr>
            <w:rStyle w:val="Hyperlink"/>
            <w:noProof/>
          </w:rPr>
          <w:t>Flag 3-4 - 10 points - Numeric - AUTO</w:t>
        </w:r>
        <w:r>
          <w:rPr>
            <w:noProof/>
          </w:rPr>
          <w:tab/>
        </w:r>
        <w:r>
          <w:rPr>
            <w:noProof/>
          </w:rPr>
          <w:fldChar w:fldCharType="begin"/>
        </w:r>
        <w:r>
          <w:rPr>
            <w:noProof/>
          </w:rPr>
          <w:instrText xml:space="preserve"> PAGEREF _Toc240371329 \h </w:instrText>
        </w:r>
        <w:r>
          <w:rPr>
            <w:noProof/>
          </w:rPr>
        </w:r>
        <w:r>
          <w:rPr>
            <w:noProof/>
          </w:rPr>
          <w:fldChar w:fldCharType="separate"/>
        </w:r>
        <w:r>
          <w:rPr>
            <w:noProof/>
          </w:rPr>
          <w:t>44</w:t>
        </w:r>
        <w:r>
          <w:rPr>
            <w:noProof/>
          </w:rPr>
          <w:fldChar w:fldCharType="end"/>
        </w:r>
      </w:hyperlink>
    </w:p>
    <w:p w14:paraId="412B3A22" w14:textId="201394E8" w:rsidR="00867481" w:rsidRDefault="00867481">
      <w:pPr>
        <w:pStyle w:val="TOC3"/>
        <w:tabs>
          <w:tab w:val="right" w:leader="dot" w:pos="8630"/>
        </w:tabs>
        <w:rPr>
          <w:noProof/>
          <w:kern w:val="2"/>
          <w:sz w:val="24"/>
          <w:szCs w:val="24"/>
          <w14:ligatures w14:val="standardContextual"/>
        </w:rPr>
      </w:pPr>
      <w:hyperlink w:anchor="_Toc240371330" w:history="1">
        <w:r w:rsidRPr="00EB3E83">
          <w:rPr>
            <w:rStyle w:val="Hyperlink"/>
            <w:noProof/>
          </w:rPr>
          <w:t>Flag 3-5 - 10 points - Short answer - AUTO</w:t>
        </w:r>
        <w:r>
          <w:rPr>
            <w:noProof/>
          </w:rPr>
          <w:tab/>
        </w:r>
        <w:r>
          <w:rPr>
            <w:noProof/>
          </w:rPr>
          <w:fldChar w:fldCharType="begin"/>
        </w:r>
        <w:r>
          <w:rPr>
            <w:noProof/>
          </w:rPr>
          <w:instrText xml:space="preserve"> PAGEREF _Toc240371330 \h </w:instrText>
        </w:r>
        <w:r>
          <w:rPr>
            <w:noProof/>
          </w:rPr>
        </w:r>
        <w:r>
          <w:rPr>
            <w:noProof/>
          </w:rPr>
          <w:fldChar w:fldCharType="separate"/>
        </w:r>
        <w:r>
          <w:rPr>
            <w:noProof/>
          </w:rPr>
          <w:t>44</w:t>
        </w:r>
        <w:r>
          <w:rPr>
            <w:noProof/>
          </w:rPr>
          <w:fldChar w:fldCharType="end"/>
        </w:r>
      </w:hyperlink>
    </w:p>
    <w:p w14:paraId="32621187" w14:textId="195BB4A1" w:rsidR="00867481" w:rsidRDefault="00867481">
      <w:pPr>
        <w:pStyle w:val="TOC3"/>
        <w:tabs>
          <w:tab w:val="right" w:leader="dot" w:pos="8630"/>
        </w:tabs>
        <w:rPr>
          <w:noProof/>
          <w:kern w:val="2"/>
          <w:sz w:val="24"/>
          <w:szCs w:val="24"/>
          <w14:ligatures w14:val="standardContextual"/>
        </w:rPr>
      </w:pPr>
      <w:hyperlink w:anchor="_Toc240371331" w:history="1">
        <w:r w:rsidRPr="00EB3E83">
          <w:rPr>
            <w:rStyle w:val="Hyperlink"/>
            <w:noProof/>
          </w:rPr>
          <w:t>Flag 3-6 - 10 points - Short answer - AUTO</w:t>
        </w:r>
        <w:r>
          <w:rPr>
            <w:noProof/>
          </w:rPr>
          <w:tab/>
        </w:r>
        <w:r>
          <w:rPr>
            <w:noProof/>
          </w:rPr>
          <w:fldChar w:fldCharType="begin"/>
        </w:r>
        <w:r>
          <w:rPr>
            <w:noProof/>
          </w:rPr>
          <w:instrText xml:space="preserve"> PAGEREF _Toc240371331 \h </w:instrText>
        </w:r>
        <w:r>
          <w:rPr>
            <w:noProof/>
          </w:rPr>
        </w:r>
        <w:r>
          <w:rPr>
            <w:noProof/>
          </w:rPr>
          <w:fldChar w:fldCharType="separate"/>
        </w:r>
        <w:r>
          <w:rPr>
            <w:noProof/>
          </w:rPr>
          <w:t>44</w:t>
        </w:r>
        <w:r>
          <w:rPr>
            <w:noProof/>
          </w:rPr>
          <w:fldChar w:fldCharType="end"/>
        </w:r>
      </w:hyperlink>
    </w:p>
    <w:p w14:paraId="77474673" w14:textId="5B71E63E" w:rsidR="00867481" w:rsidRDefault="00867481">
      <w:pPr>
        <w:pStyle w:val="TOC3"/>
        <w:tabs>
          <w:tab w:val="right" w:leader="dot" w:pos="8630"/>
        </w:tabs>
        <w:rPr>
          <w:noProof/>
          <w:kern w:val="2"/>
          <w:sz w:val="24"/>
          <w:szCs w:val="24"/>
          <w14:ligatures w14:val="standardContextual"/>
        </w:rPr>
      </w:pPr>
      <w:hyperlink w:anchor="_Toc240371332" w:history="1">
        <w:r w:rsidRPr="00EB3E83">
          <w:rPr>
            <w:rStyle w:val="Hyperlink"/>
            <w:noProof/>
          </w:rPr>
          <w:t>Flag 3-7 - 10 points - Multiple choice - AUTO</w:t>
        </w:r>
        <w:r>
          <w:rPr>
            <w:noProof/>
          </w:rPr>
          <w:tab/>
        </w:r>
        <w:r>
          <w:rPr>
            <w:noProof/>
          </w:rPr>
          <w:fldChar w:fldCharType="begin"/>
        </w:r>
        <w:r>
          <w:rPr>
            <w:noProof/>
          </w:rPr>
          <w:instrText xml:space="preserve"> PAGEREF _Toc240371332 \h </w:instrText>
        </w:r>
        <w:r>
          <w:rPr>
            <w:noProof/>
          </w:rPr>
        </w:r>
        <w:r>
          <w:rPr>
            <w:noProof/>
          </w:rPr>
          <w:fldChar w:fldCharType="separate"/>
        </w:r>
        <w:r>
          <w:rPr>
            <w:noProof/>
          </w:rPr>
          <w:t>45</w:t>
        </w:r>
        <w:r>
          <w:rPr>
            <w:noProof/>
          </w:rPr>
          <w:fldChar w:fldCharType="end"/>
        </w:r>
      </w:hyperlink>
    </w:p>
    <w:p w14:paraId="0466A4E3" w14:textId="388B6D87" w:rsidR="00867481" w:rsidRDefault="00867481">
      <w:pPr>
        <w:pStyle w:val="TOC3"/>
        <w:tabs>
          <w:tab w:val="right" w:leader="dot" w:pos="8630"/>
        </w:tabs>
        <w:rPr>
          <w:noProof/>
          <w:kern w:val="2"/>
          <w:sz w:val="24"/>
          <w:szCs w:val="24"/>
          <w14:ligatures w14:val="standardContextual"/>
        </w:rPr>
      </w:pPr>
      <w:hyperlink w:anchor="_Toc240371333" w:history="1">
        <w:r w:rsidRPr="00EB3E83">
          <w:rPr>
            <w:rStyle w:val="Hyperlink"/>
            <w:noProof/>
          </w:rPr>
          <w:t>Flag 3-8 - 15 points - Short answer - DATASET</w:t>
        </w:r>
        <w:r>
          <w:rPr>
            <w:noProof/>
          </w:rPr>
          <w:tab/>
        </w:r>
        <w:r>
          <w:rPr>
            <w:noProof/>
          </w:rPr>
          <w:fldChar w:fldCharType="begin"/>
        </w:r>
        <w:r>
          <w:rPr>
            <w:noProof/>
          </w:rPr>
          <w:instrText xml:space="preserve"> PAGEREF _Toc240371333 \h </w:instrText>
        </w:r>
        <w:r>
          <w:rPr>
            <w:noProof/>
          </w:rPr>
        </w:r>
        <w:r>
          <w:rPr>
            <w:noProof/>
          </w:rPr>
          <w:fldChar w:fldCharType="separate"/>
        </w:r>
        <w:r>
          <w:rPr>
            <w:noProof/>
          </w:rPr>
          <w:t>45</w:t>
        </w:r>
        <w:r>
          <w:rPr>
            <w:noProof/>
          </w:rPr>
          <w:fldChar w:fldCharType="end"/>
        </w:r>
      </w:hyperlink>
    </w:p>
    <w:p w14:paraId="70D05CB9" w14:textId="056D5C2D" w:rsidR="00867481" w:rsidRDefault="00867481">
      <w:pPr>
        <w:pStyle w:val="TOC3"/>
        <w:tabs>
          <w:tab w:val="right" w:leader="dot" w:pos="8630"/>
        </w:tabs>
        <w:rPr>
          <w:noProof/>
          <w:kern w:val="2"/>
          <w:sz w:val="24"/>
          <w:szCs w:val="24"/>
          <w14:ligatures w14:val="standardContextual"/>
        </w:rPr>
      </w:pPr>
      <w:hyperlink w:anchor="_Toc240371334" w:history="1">
        <w:r w:rsidRPr="00EB3E83">
          <w:rPr>
            <w:rStyle w:val="Hyperlink"/>
            <w:noProof/>
          </w:rPr>
          <w:t>Flag 3-9 - 10 points - Short answer - AUTO</w:t>
        </w:r>
        <w:r>
          <w:rPr>
            <w:noProof/>
          </w:rPr>
          <w:tab/>
        </w:r>
        <w:r>
          <w:rPr>
            <w:noProof/>
          </w:rPr>
          <w:fldChar w:fldCharType="begin"/>
        </w:r>
        <w:r>
          <w:rPr>
            <w:noProof/>
          </w:rPr>
          <w:instrText xml:space="preserve"> PAGEREF _Toc240371334 \h </w:instrText>
        </w:r>
        <w:r>
          <w:rPr>
            <w:noProof/>
          </w:rPr>
        </w:r>
        <w:r>
          <w:rPr>
            <w:noProof/>
          </w:rPr>
          <w:fldChar w:fldCharType="separate"/>
        </w:r>
        <w:r>
          <w:rPr>
            <w:noProof/>
          </w:rPr>
          <w:t>46</w:t>
        </w:r>
        <w:r>
          <w:rPr>
            <w:noProof/>
          </w:rPr>
          <w:fldChar w:fldCharType="end"/>
        </w:r>
      </w:hyperlink>
    </w:p>
    <w:p w14:paraId="04821142" w14:textId="78613299" w:rsidR="00867481" w:rsidRDefault="00867481">
      <w:pPr>
        <w:pStyle w:val="TOC3"/>
        <w:tabs>
          <w:tab w:val="right" w:leader="dot" w:pos="8630"/>
        </w:tabs>
        <w:rPr>
          <w:noProof/>
          <w:kern w:val="2"/>
          <w:sz w:val="24"/>
          <w:szCs w:val="24"/>
          <w14:ligatures w14:val="standardContextual"/>
        </w:rPr>
      </w:pPr>
      <w:hyperlink w:anchor="_Toc240371335" w:history="1">
        <w:r w:rsidRPr="00EB3E83">
          <w:rPr>
            <w:rStyle w:val="Hyperlink"/>
            <w:noProof/>
          </w:rPr>
          <w:t>Flag 3-10 - 10 points - Multiple choice - AUTO</w:t>
        </w:r>
        <w:r>
          <w:rPr>
            <w:noProof/>
          </w:rPr>
          <w:tab/>
        </w:r>
        <w:r>
          <w:rPr>
            <w:noProof/>
          </w:rPr>
          <w:fldChar w:fldCharType="begin"/>
        </w:r>
        <w:r>
          <w:rPr>
            <w:noProof/>
          </w:rPr>
          <w:instrText xml:space="preserve"> PAGEREF _Toc240371335 \h </w:instrText>
        </w:r>
        <w:r>
          <w:rPr>
            <w:noProof/>
          </w:rPr>
        </w:r>
        <w:r>
          <w:rPr>
            <w:noProof/>
          </w:rPr>
          <w:fldChar w:fldCharType="separate"/>
        </w:r>
        <w:r>
          <w:rPr>
            <w:noProof/>
          </w:rPr>
          <w:t>46</w:t>
        </w:r>
        <w:r>
          <w:rPr>
            <w:noProof/>
          </w:rPr>
          <w:fldChar w:fldCharType="end"/>
        </w:r>
      </w:hyperlink>
    </w:p>
    <w:p w14:paraId="0CDCC1C2" w14:textId="5D30B357" w:rsidR="00867481" w:rsidRDefault="00867481">
      <w:pPr>
        <w:pStyle w:val="TOC3"/>
        <w:tabs>
          <w:tab w:val="right" w:leader="dot" w:pos="8630"/>
        </w:tabs>
        <w:rPr>
          <w:noProof/>
          <w:kern w:val="2"/>
          <w:sz w:val="24"/>
          <w:szCs w:val="24"/>
          <w14:ligatures w14:val="standardContextual"/>
        </w:rPr>
      </w:pPr>
      <w:hyperlink w:anchor="_Toc240371336" w:history="1">
        <w:r w:rsidRPr="00EB3E83">
          <w:rPr>
            <w:rStyle w:val="Hyperlink"/>
            <w:noProof/>
          </w:rPr>
          <w:t>Flag 3-11 - 15 points - Short answer - DATASET</w:t>
        </w:r>
        <w:r>
          <w:rPr>
            <w:noProof/>
          </w:rPr>
          <w:tab/>
        </w:r>
        <w:r>
          <w:rPr>
            <w:noProof/>
          </w:rPr>
          <w:fldChar w:fldCharType="begin"/>
        </w:r>
        <w:r>
          <w:rPr>
            <w:noProof/>
          </w:rPr>
          <w:instrText xml:space="preserve"> PAGEREF _Toc240371336 \h </w:instrText>
        </w:r>
        <w:r>
          <w:rPr>
            <w:noProof/>
          </w:rPr>
        </w:r>
        <w:r>
          <w:rPr>
            <w:noProof/>
          </w:rPr>
          <w:fldChar w:fldCharType="separate"/>
        </w:r>
        <w:r>
          <w:rPr>
            <w:noProof/>
          </w:rPr>
          <w:t>47</w:t>
        </w:r>
        <w:r>
          <w:rPr>
            <w:noProof/>
          </w:rPr>
          <w:fldChar w:fldCharType="end"/>
        </w:r>
      </w:hyperlink>
    </w:p>
    <w:p w14:paraId="0C01EC79" w14:textId="77D7465E" w:rsidR="00867481" w:rsidRDefault="00867481">
      <w:pPr>
        <w:pStyle w:val="TOC3"/>
        <w:tabs>
          <w:tab w:val="right" w:leader="dot" w:pos="8630"/>
        </w:tabs>
        <w:rPr>
          <w:noProof/>
          <w:kern w:val="2"/>
          <w:sz w:val="24"/>
          <w:szCs w:val="24"/>
          <w14:ligatures w14:val="standardContextual"/>
        </w:rPr>
      </w:pPr>
      <w:hyperlink w:anchor="_Toc240371337" w:history="1">
        <w:r w:rsidRPr="00EB3E83">
          <w:rPr>
            <w:rStyle w:val="Hyperlink"/>
            <w:noProof/>
          </w:rPr>
          <w:t>Flag 3-12 - 15 points - Short answer - DATASET</w:t>
        </w:r>
        <w:r>
          <w:rPr>
            <w:noProof/>
          </w:rPr>
          <w:tab/>
        </w:r>
        <w:r>
          <w:rPr>
            <w:noProof/>
          </w:rPr>
          <w:fldChar w:fldCharType="begin"/>
        </w:r>
        <w:r>
          <w:rPr>
            <w:noProof/>
          </w:rPr>
          <w:instrText xml:space="preserve"> PAGEREF _Toc240371337 \h </w:instrText>
        </w:r>
        <w:r>
          <w:rPr>
            <w:noProof/>
          </w:rPr>
        </w:r>
        <w:r>
          <w:rPr>
            <w:noProof/>
          </w:rPr>
          <w:fldChar w:fldCharType="separate"/>
        </w:r>
        <w:r>
          <w:rPr>
            <w:noProof/>
          </w:rPr>
          <w:t>47</w:t>
        </w:r>
        <w:r>
          <w:rPr>
            <w:noProof/>
          </w:rPr>
          <w:fldChar w:fldCharType="end"/>
        </w:r>
      </w:hyperlink>
    </w:p>
    <w:p w14:paraId="40D98BE3" w14:textId="385F743C" w:rsidR="00867481" w:rsidRDefault="00867481">
      <w:pPr>
        <w:pStyle w:val="TOC3"/>
        <w:tabs>
          <w:tab w:val="right" w:leader="dot" w:pos="8630"/>
        </w:tabs>
        <w:rPr>
          <w:noProof/>
          <w:kern w:val="2"/>
          <w:sz w:val="24"/>
          <w:szCs w:val="24"/>
          <w14:ligatures w14:val="standardContextual"/>
        </w:rPr>
      </w:pPr>
      <w:hyperlink w:anchor="_Toc240371338" w:history="1">
        <w:r w:rsidRPr="00EB3E83">
          <w:rPr>
            <w:rStyle w:val="Hyperlink"/>
            <w:noProof/>
          </w:rPr>
          <w:t>Flag 3-13 - 10 points - Multiple choice - AUTO</w:t>
        </w:r>
        <w:r>
          <w:rPr>
            <w:noProof/>
          </w:rPr>
          <w:tab/>
        </w:r>
        <w:r>
          <w:rPr>
            <w:noProof/>
          </w:rPr>
          <w:fldChar w:fldCharType="begin"/>
        </w:r>
        <w:r>
          <w:rPr>
            <w:noProof/>
          </w:rPr>
          <w:instrText xml:space="preserve"> PAGEREF _Toc240371338 \h </w:instrText>
        </w:r>
        <w:r>
          <w:rPr>
            <w:noProof/>
          </w:rPr>
        </w:r>
        <w:r>
          <w:rPr>
            <w:noProof/>
          </w:rPr>
          <w:fldChar w:fldCharType="separate"/>
        </w:r>
        <w:r>
          <w:rPr>
            <w:noProof/>
          </w:rPr>
          <w:t>48</w:t>
        </w:r>
        <w:r>
          <w:rPr>
            <w:noProof/>
          </w:rPr>
          <w:fldChar w:fldCharType="end"/>
        </w:r>
      </w:hyperlink>
    </w:p>
    <w:p w14:paraId="74D86A90" w14:textId="77F9095B" w:rsidR="00867481" w:rsidRDefault="00867481">
      <w:pPr>
        <w:pStyle w:val="TOC2"/>
        <w:tabs>
          <w:tab w:val="right" w:leader="dot" w:pos="8630"/>
        </w:tabs>
        <w:rPr>
          <w:noProof/>
          <w:kern w:val="2"/>
          <w:sz w:val="24"/>
          <w:szCs w:val="24"/>
          <w14:ligatures w14:val="standardContextual"/>
        </w:rPr>
      </w:pPr>
      <w:hyperlink w:anchor="_Toc240371339" w:history="1">
        <w:r w:rsidRPr="00EB3E83">
          <w:rPr>
            <w:rStyle w:val="Hyperlink"/>
            <w:noProof/>
          </w:rPr>
          <w:t>Section 4 - CHARLIE: The Foreign-Language Node</w:t>
        </w:r>
        <w:r>
          <w:rPr>
            <w:noProof/>
          </w:rPr>
          <w:tab/>
        </w:r>
        <w:r>
          <w:rPr>
            <w:noProof/>
          </w:rPr>
          <w:fldChar w:fldCharType="begin"/>
        </w:r>
        <w:r>
          <w:rPr>
            <w:noProof/>
          </w:rPr>
          <w:instrText xml:space="preserve"> PAGEREF _Toc240371339 \h </w:instrText>
        </w:r>
        <w:r>
          <w:rPr>
            <w:noProof/>
          </w:rPr>
        </w:r>
        <w:r>
          <w:rPr>
            <w:noProof/>
          </w:rPr>
          <w:fldChar w:fldCharType="separate"/>
        </w:r>
        <w:r>
          <w:rPr>
            <w:noProof/>
          </w:rPr>
          <w:t>48</w:t>
        </w:r>
        <w:r>
          <w:rPr>
            <w:noProof/>
          </w:rPr>
          <w:fldChar w:fldCharType="end"/>
        </w:r>
      </w:hyperlink>
    </w:p>
    <w:p w14:paraId="2D7D141E" w14:textId="2E7374E2" w:rsidR="00867481" w:rsidRDefault="00867481">
      <w:pPr>
        <w:pStyle w:val="TOC3"/>
        <w:tabs>
          <w:tab w:val="right" w:leader="dot" w:pos="8630"/>
        </w:tabs>
        <w:rPr>
          <w:noProof/>
          <w:kern w:val="2"/>
          <w:sz w:val="24"/>
          <w:szCs w:val="24"/>
          <w14:ligatures w14:val="standardContextual"/>
        </w:rPr>
      </w:pPr>
      <w:hyperlink w:anchor="_Toc240371340" w:history="1">
        <w:r w:rsidRPr="00EB3E83">
          <w:rPr>
            <w:rStyle w:val="Hyperlink"/>
            <w:noProof/>
          </w:rPr>
          <w:t>Flag 4-1 - 10 points - Short answer - AUTO</w:t>
        </w:r>
        <w:r>
          <w:rPr>
            <w:noProof/>
          </w:rPr>
          <w:tab/>
        </w:r>
        <w:r>
          <w:rPr>
            <w:noProof/>
          </w:rPr>
          <w:fldChar w:fldCharType="begin"/>
        </w:r>
        <w:r>
          <w:rPr>
            <w:noProof/>
          </w:rPr>
          <w:instrText xml:space="preserve"> PAGEREF _Toc240371340 \h </w:instrText>
        </w:r>
        <w:r>
          <w:rPr>
            <w:noProof/>
          </w:rPr>
        </w:r>
        <w:r>
          <w:rPr>
            <w:noProof/>
          </w:rPr>
          <w:fldChar w:fldCharType="separate"/>
        </w:r>
        <w:r>
          <w:rPr>
            <w:noProof/>
          </w:rPr>
          <w:t>48</w:t>
        </w:r>
        <w:r>
          <w:rPr>
            <w:noProof/>
          </w:rPr>
          <w:fldChar w:fldCharType="end"/>
        </w:r>
      </w:hyperlink>
    </w:p>
    <w:p w14:paraId="32799BD7" w14:textId="2847C4A2" w:rsidR="00867481" w:rsidRDefault="00867481">
      <w:pPr>
        <w:pStyle w:val="TOC3"/>
        <w:tabs>
          <w:tab w:val="right" w:leader="dot" w:pos="8630"/>
        </w:tabs>
        <w:rPr>
          <w:noProof/>
          <w:kern w:val="2"/>
          <w:sz w:val="24"/>
          <w:szCs w:val="24"/>
          <w14:ligatures w14:val="standardContextual"/>
        </w:rPr>
      </w:pPr>
      <w:hyperlink w:anchor="_Toc240371341" w:history="1">
        <w:r w:rsidRPr="00EB3E83">
          <w:rPr>
            <w:rStyle w:val="Hyperlink"/>
            <w:noProof/>
          </w:rPr>
          <w:t>Flag 4-2 - 10 points - Multiple choice - AUTO</w:t>
        </w:r>
        <w:r>
          <w:rPr>
            <w:noProof/>
          </w:rPr>
          <w:tab/>
        </w:r>
        <w:r>
          <w:rPr>
            <w:noProof/>
          </w:rPr>
          <w:fldChar w:fldCharType="begin"/>
        </w:r>
        <w:r>
          <w:rPr>
            <w:noProof/>
          </w:rPr>
          <w:instrText xml:space="preserve"> PAGEREF _Toc240371341 \h </w:instrText>
        </w:r>
        <w:r>
          <w:rPr>
            <w:noProof/>
          </w:rPr>
        </w:r>
        <w:r>
          <w:rPr>
            <w:noProof/>
          </w:rPr>
          <w:fldChar w:fldCharType="separate"/>
        </w:r>
        <w:r>
          <w:rPr>
            <w:noProof/>
          </w:rPr>
          <w:t>49</w:t>
        </w:r>
        <w:r>
          <w:rPr>
            <w:noProof/>
          </w:rPr>
          <w:fldChar w:fldCharType="end"/>
        </w:r>
      </w:hyperlink>
    </w:p>
    <w:p w14:paraId="7E5C51E1" w14:textId="51D2C316" w:rsidR="00867481" w:rsidRDefault="00867481">
      <w:pPr>
        <w:pStyle w:val="TOC3"/>
        <w:tabs>
          <w:tab w:val="right" w:leader="dot" w:pos="8630"/>
        </w:tabs>
        <w:rPr>
          <w:noProof/>
          <w:kern w:val="2"/>
          <w:sz w:val="24"/>
          <w:szCs w:val="24"/>
          <w14:ligatures w14:val="standardContextual"/>
        </w:rPr>
      </w:pPr>
      <w:hyperlink w:anchor="_Toc240371342" w:history="1">
        <w:r w:rsidRPr="00EB3E83">
          <w:rPr>
            <w:rStyle w:val="Hyperlink"/>
            <w:noProof/>
          </w:rPr>
          <w:t>Flag 4-3 - 10 points - Short answer - DATASET</w:t>
        </w:r>
        <w:r>
          <w:rPr>
            <w:noProof/>
          </w:rPr>
          <w:tab/>
        </w:r>
        <w:r>
          <w:rPr>
            <w:noProof/>
          </w:rPr>
          <w:fldChar w:fldCharType="begin"/>
        </w:r>
        <w:r>
          <w:rPr>
            <w:noProof/>
          </w:rPr>
          <w:instrText xml:space="preserve"> PAGEREF _Toc240371342 \h </w:instrText>
        </w:r>
        <w:r>
          <w:rPr>
            <w:noProof/>
          </w:rPr>
        </w:r>
        <w:r>
          <w:rPr>
            <w:noProof/>
          </w:rPr>
          <w:fldChar w:fldCharType="separate"/>
        </w:r>
        <w:r>
          <w:rPr>
            <w:noProof/>
          </w:rPr>
          <w:t>49</w:t>
        </w:r>
        <w:r>
          <w:rPr>
            <w:noProof/>
          </w:rPr>
          <w:fldChar w:fldCharType="end"/>
        </w:r>
      </w:hyperlink>
    </w:p>
    <w:p w14:paraId="36BE2F95" w14:textId="2A61EFE8" w:rsidR="00867481" w:rsidRDefault="00867481">
      <w:pPr>
        <w:pStyle w:val="TOC3"/>
        <w:tabs>
          <w:tab w:val="right" w:leader="dot" w:pos="8630"/>
        </w:tabs>
        <w:rPr>
          <w:noProof/>
          <w:kern w:val="2"/>
          <w:sz w:val="24"/>
          <w:szCs w:val="24"/>
          <w14:ligatures w14:val="standardContextual"/>
        </w:rPr>
      </w:pPr>
      <w:hyperlink w:anchor="_Toc240371343" w:history="1">
        <w:r w:rsidRPr="00EB3E83">
          <w:rPr>
            <w:rStyle w:val="Hyperlink"/>
            <w:noProof/>
          </w:rPr>
          <w:t>Flag 4-4 - 5 points - Short answer - DATASET - CHECK BEFORE DELIVERY</w:t>
        </w:r>
        <w:r>
          <w:rPr>
            <w:noProof/>
          </w:rPr>
          <w:tab/>
        </w:r>
        <w:r>
          <w:rPr>
            <w:noProof/>
          </w:rPr>
          <w:fldChar w:fldCharType="begin"/>
        </w:r>
        <w:r>
          <w:rPr>
            <w:noProof/>
          </w:rPr>
          <w:instrText xml:space="preserve"> PAGEREF _Toc240371343 \h </w:instrText>
        </w:r>
        <w:r>
          <w:rPr>
            <w:noProof/>
          </w:rPr>
        </w:r>
        <w:r>
          <w:rPr>
            <w:noProof/>
          </w:rPr>
          <w:fldChar w:fldCharType="separate"/>
        </w:r>
        <w:r>
          <w:rPr>
            <w:noProof/>
          </w:rPr>
          <w:t>49</w:t>
        </w:r>
        <w:r>
          <w:rPr>
            <w:noProof/>
          </w:rPr>
          <w:fldChar w:fldCharType="end"/>
        </w:r>
      </w:hyperlink>
    </w:p>
    <w:p w14:paraId="393430EF" w14:textId="7054F903" w:rsidR="00867481" w:rsidRDefault="00867481">
      <w:pPr>
        <w:pStyle w:val="TOC3"/>
        <w:tabs>
          <w:tab w:val="right" w:leader="dot" w:pos="8630"/>
        </w:tabs>
        <w:rPr>
          <w:noProof/>
          <w:kern w:val="2"/>
          <w:sz w:val="24"/>
          <w:szCs w:val="24"/>
          <w14:ligatures w14:val="standardContextual"/>
        </w:rPr>
      </w:pPr>
      <w:hyperlink w:anchor="_Toc240371344" w:history="1">
        <w:r w:rsidRPr="00EB3E83">
          <w:rPr>
            <w:rStyle w:val="Hyperlink"/>
            <w:noProof/>
          </w:rPr>
          <w:t>Flag 4-5 - 10 points - Short answer - DATASET</w:t>
        </w:r>
        <w:r>
          <w:rPr>
            <w:noProof/>
          </w:rPr>
          <w:tab/>
        </w:r>
        <w:r>
          <w:rPr>
            <w:noProof/>
          </w:rPr>
          <w:fldChar w:fldCharType="begin"/>
        </w:r>
        <w:r>
          <w:rPr>
            <w:noProof/>
          </w:rPr>
          <w:instrText xml:space="preserve"> PAGEREF _Toc240371344 \h </w:instrText>
        </w:r>
        <w:r>
          <w:rPr>
            <w:noProof/>
          </w:rPr>
        </w:r>
        <w:r>
          <w:rPr>
            <w:noProof/>
          </w:rPr>
          <w:fldChar w:fldCharType="separate"/>
        </w:r>
        <w:r>
          <w:rPr>
            <w:noProof/>
          </w:rPr>
          <w:t>50</w:t>
        </w:r>
        <w:r>
          <w:rPr>
            <w:noProof/>
          </w:rPr>
          <w:fldChar w:fldCharType="end"/>
        </w:r>
      </w:hyperlink>
    </w:p>
    <w:p w14:paraId="22461772" w14:textId="20B6984F" w:rsidR="00867481" w:rsidRDefault="00867481">
      <w:pPr>
        <w:pStyle w:val="TOC3"/>
        <w:tabs>
          <w:tab w:val="right" w:leader="dot" w:pos="8630"/>
        </w:tabs>
        <w:rPr>
          <w:noProof/>
          <w:kern w:val="2"/>
          <w:sz w:val="24"/>
          <w:szCs w:val="24"/>
          <w14:ligatures w14:val="standardContextual"/>
        </w:rPr>
      </w:pPr>
      <w:hyperlink w:anchor="_Toc240371345" w:history="1">
        <w:r w:rsidRPr="00EB3E83">
          <w:rPr>
            <w:rStyle w:val="Hyperlink"/>
            <w:noProof/>
          </w:rPr>
          <w:t>Flag 4-6 - 10 points - Short answer - DATASET</w:t>
        </w:r>
        <w:r>
          <w:rPr>
            <w:noProof/>
          </w:rPr>
          <w:tab/>
        </w:r>
        <w:r>
          <w:rPr>
            <w:noProof/>
          </w:rPr>
          <w:fldChar w:fldCharType="begin"/>
        </w:r>
        <w:r>
          <w:rPr>
            <w:noProof/>
          </w:rPr>
          <w:instrText xml:space="preserve"> PAGEREF _Toc240371345 \h </w:instrText>
        </w:r>
        <w:r>
          <w:rPr>
            <w:noProof/>
          </w:rPr>
        </w:r>
        <w:r>
          <w:rPr>
            <w:noProof/>
          </w:rPr>
          <w:fldChar w:fldCharType="separate"/>
        </w:r>
        <w:r>
          <w:rPr>
            <w:noProof/>
          </w:rPr>
          <w:t>50</w:t>
        </w:r>
        <w:r>
          <w:rPr>
            <w:noProof/>
          </w:rPr>
          <w:fldChar w:fldCharType="end"/>
        </w:r>
      </w:hyperlink>
    </w:p>
    <w:p w14:paraId="75FE22FD" w14:textId="7CD2ACBB" w:rsidR="00867481" w:rsidRDefault="00867481">
      <w:pPr>
        <w:pStyle w:val="TOC3"/>
        <w:tabs>
          <w:tab w:val="right" w:leader="dot" w:pos="8630"/>
        </w:tabs>
        <w:rPr>
          <w:noProof/>
          <w:kern w:val="2"/>
          <w:sz w:val="24"/>
          <w:szCs w:val="24"/>
          <w14:ligatures w14:val="standardContextual"/>
        </w:rPr>
      </w:pPr>
      <w:hyperlink w:anchor="_Toc240371346" w:history="1">
        <w:r w:rsidRPr="00EB3E83">
          <w:rPr>
            <w:rStyle w:val="Hyperlink"/>
            <w:noProof/>
          </w:rPr>
          <w:t>Flag 4-7 - 10 points - Multiple choice - DATASET</w:t>
        </w:r>
        <w:r>
          <w:rPr>
            <w:noProof/>
          </w:rPr>
          <w:tab/>
        </w:r>
        <w:r>
          <w:rPr>
            <w:noProof/>
          </w:rPr>
          <w:fldChar w:fldCharType="begin"/>
        </w:r>
        <w:r>
          <w:rPr>
            <w:noProof/>
          </w:rPr>
          <w:instrText xml:space="preserve"> PAGEREF _Toc240371346 \h </w:instrText>
        </w:r>
        <w:r>
          <w:rPr>
            <w:noProof/>
          </w:rPr>
        </w:r>
        <w:r>
          <w:rPr>
            <w:noProof/>
          </w:rPr>
          <w:fldChar w:fldCharType="separate"/>
        </w:r>
        <w:r>
          <w:rPr>
            <w:noProof/>
          </w:rPr>
          <w:t>51</w:t>
        </w:r>
        <w:r>
          <w:rPr>
            <w:noProof/>
          </w:rPr>
          <w:fldChar w:fldCharType="end"/>
        </w:r>
      </w:hyperlink>
    </w:p>
    <w:p w14:paraId="3191350E" w14:textId="6FA99A38" w:rsidR="00867481" w:rsidRDefault="00867481">
      <w:pPr>
        <w:pStyle w:val="TOC3"/>
        <w:tabs>
          <w:tab w:val="right" w:leader="dot" w:pos="8630"/>
        </w:tabs>
        <w:rPr>
          <w:noProof/>
          <w:kern w:val="2"/>
          <w:sz w:val="24"/>
          <w:szCs w:val="24"/>
          <w14:ligatures w14:val="standardContextual"/>
        </w:rPr>
      </w:pPr>
      <w:hyperlink w:anchor="_Toc240371347" w:history="1">
        <w:r w:rsidRPr="00EB3E83">
          <w:rPr>
            <w:rStyle w:val="Hyperlink"/>
            <w:noProof/>
          </w:rPr>
          <w:t>Flag 4-8 - 15 points - Short answer - DATASET</w:t>
        </w:r>
        <w:r>
          <w:rPr>
            <w:noProof/>
          </w:rPr>
          <w:tab/>
        </w:r>
        <w:r>
          <w:rPr>
            <w:noProof/>
          </w:rPr>
          <w:fldChar w:fldCharType="begin"/>
        </w:r>
        <w:r>
          <w:rPr>
            <w:noProof/>
          </w:rPr>
          <w:instrText xml:space="preserve"> PAGEREF _Toc240371347 \h </w:instrText>
        </w:r>
        <w:r>
          <w:rPr>
            <w:noProof/>
          </w:rPr>
        </w:r>
        <w:r>
          <w:rPr>
            <w:noProof/>
          </w:rPr>
          <w:fldChar w:fldCharType="separate"/>
        </w:r>
        <w:r>
          <w:rPr>
            <w:noProof/>
          </w:rPr>
          <w:t>51</w:t>
        </w:r>
        <w:r>
          <w:rPr>
            <w:noProof/>
          </w:rPr>
          <w:fldChar w:fldCharType="end"/>
        </w:r>
      </w:hyperlink>
    </w:p>
    <w:p w14:paraId="2AAD185A" w14:textId="651447C7" w:rsidR="00867481" w:rsidRDefault="00867481">
      <w:pPr>
        <w:pStyle w:val="TOC3"/>
        <w:tabs>
          <w:tab w:val="right" w:leader="dot" w:pos="8630"/>
        </w:tabs>
        <w:rPr>
          <w:noProof/>
          <w:kern w:val="2"/>
          <w:sz w:val="24"/>
          <w:szCs w:val="24"/>
          <w14:ligatures w14:val="standardContextual"/>
        </w:rPr>
      </w:pPr>
      <w:hyperlink w:anchor="_Toc240371348" w:history="1">
        <w:r w:rsidRPr="00EB3E83">
          <w:rPr>
            <w:rStyle w:val="Hyperlink"/>
            <w:noProof/>
          </w:rPr>
          <w:t>Flag 4-9 - 10 points - Multiple choice - DATASET</w:t>
        </w:r>
        <w:r>
          <w:rPr>
            <w:noProof/>
          </w:rPr>
          <w:tab/>
        </w:r>
        <w:r>
          <w:rPr>
            <w:noProof/>
          </w:rPr>
          <w:fldChar w:fldCharType="begin"/>
        </w:r>
        <w:r>
          <w:rPr>
            <w:noProof/>
          </w:rPr>
          <w:instrText xml:space="preserve"> PAGEREF _Toc240371348 \h </w:instrText>
        </w:r>
        <w:r>
          <w:rPr>
            <w:noProof/>
          </w:rPr>
        </w:r>
        <w:r>
          <w:rPr>
            <w:noProof/>
          </w:rPr>
          <w:fldChar w:fldCharType="separate"/>
        </w:r>
        <w:r>
          <w:rPr>
            <w:noProof/>
          </w:rPr>
          <w:t>52</w:t>
        </w:r>
        <w:r>
          <w:rPr>
            <w:noProof/>
          </w:rPr>
          <w:fldChar w:fldCharType="end"/>
        </w:r>
      </w:hyperlink>
    </w:p>
    <w:p w14:paraId="4D8C0C5C" w14:textId="2070A27F" w:rsidR="00867481" w:rsidRDefault="00867481">
      <w:pPr>
        <w:pStyle w:val="TOC3"/>
        <w:tabs>
          <w:tab w:val="right" w:leader="dot" w:pos="8630"/>
        </w:tabs>
        <w:rPr>
          <w:noProof/>
          <w:kern w:val="2"/>
          <w:sz w:val="24"/>
          <w:szCs w:val="24"/>
          <w14:ligatures w14:val="standardContextual"/>
        </w:rPr>
      </w:pPr>
      <w:hyperlink w:anchor="_Toc240371349" w:history="1">
        <w:r w:rsidRPr="00EB3E83">
          <w:rPr>
            <w:rStyle w:val="Hyperlink"/>
            <w:noProof/>
          </w:rPr>
          <w:t>Flag 4-10 - 10 points - Multiple choice - DATASET</w:t>
        </w:r>
        <w:r>
          <w:rPr>
            <w:noProof/>
          </w:rPr>
          <w:tab/>
        </w:r>
        <w:r>
          <w:rPr>
            <w:noProof/>
          </w:rPr>
          <w:fldChar w:fldCharType="begin"/>
        </w:r>
        <w:r>
          <w:rPr>
            <w:noProof/>
          </w:rPr>
          <w:instrText xml:space="preserve"> PAGEREF _Toc240371349 \h </w:instrText>
        </w:r>
        <w:r>
          <w:rPr>
            <w:noProof/>
          </w:rPr>
        </w:r>
        <w:r>
          <w:rPr>
            <w:noProof/>
          </w:rPr>
          <w:fldChar w:fldCharType="separate"/>
        </w:r>
        <w:r>
          <w:rPr>
            <w:noProof/>
          </w:rPr>
          <w:t>52</w:t>
        </w:r>
        <w:r>
          <w:rPr>
            <w:noProof/>
          </w:rPr>
          <w:fldChar w:fldCharType="end"/>
        </w:r>
      </w:hyperlink>
    </w:p>
    <w:p w14:paraId="10C31332" w14:textId="2B39C568" w:rsidR="00867481" w:rsidRDefault="00867481">
      <w:pPr>
        <w:pStyle w:val="TOC3"/>
        <w:tabs>
          <w:tab w:val="right" w:leader="dot" w:pos="8630"/>
        </w:tabs>
        <w:rPr>
          <w:noProof/>
          <w:kern w:val="2"/>
          <w:sz w:val="24"/>
          <w:szCs w:val="24"/>
          <w14:ligatures w14:val="standardContextual"/>
        </w:rPr>
      </w:pPr>
      <w:hyperlink w:anchor="_Toc240371350" w:history="1">
        <w:r w:rsidRPr="00EB3E83">
          <w:rPr>
            <w:rStyle w:val="Hyperlink"/>
            <w:noProof/>
          </w:rPr>
          <w:t>Flag 4-11 - 15 points - Short answer - DATASET</w:t>
        </w:r>
        <w:r>
          <w:rPr>
            <w:noProof/>
          </w:rPr>
          <w:tab/>
        </w:r>
        <w:r>
          <w:rPr>
            <w:noProof/>
          </w:rPr>
          <w:fldChar w:fldCharType="begin"/>
        </w:r>
        <w:r>
          <w:rPr>
            <w:noProof/>
          </w:rPr>
          <w:instrText xml:space="preserve"> PAGEREF _Toc240371350 \h </w:instrText>
        </w:r>
        <w:r>
          <w:rPr>
            <w:noProof/>
          </w:rPr>
        </w:r>
        <w:r>
          <w:rPr>
            <w:noProof/>
          </w:rPr>
          <w:fldChar w:fldCharType="separate"/>
        </w:r>
        <w:r>
          <w:rPr>
            <w:noProof/>
          </w:rPr>
          <w:t>52</w:t>
        </w:r>
        <w:r>
          <w:rPr>
            <w:noProof/>
          </w:rPr>
          <w:fldChar w:fldCharType="end"/>
        </w:r>
      </w:hyperlink>
    </w:p>
    <w:p w14:paraId="26C41C9D" w14:textId="39B4FF80" w:rsidR="00867481" w:rsidRDefault="00867481">
      <w:pPr>
        <w:pStyle w:val="TOC3"/>
        <w:tabs>
          <w:tab w:val="right" w:leader="dot" w:pos="8630"/>
        </w:tabs>
        <w:rPr>
          <w:noProof/>
          <w:kern w:val="2"/>
          <w:sz w:val="24"/>
          <w:szCs w:val="24"/>
          <w14:ligatures w14:val="standardContextual"/>
        </w:rPr>
      </w:pPr>
      <w:hyperlink w:anchor="_Toc240371351" w:history="1">
        <w:r w:rsidRPr="00EB3E83">
          <w:rPr>
            <w:rStyle w:val="Hyperlink"/>
            <w:noProof/>
          </w:rPr>
          <w:t>Flag 4-12 - 15 points - Short answer - DATASET</w:t>
        </w:r>
        <w:r>
          <w:rPr>
            <w:noProof/>
          </w:rPr>
          <w:tab/>
        </w:r>
        <w:r>
          <w:rPr>
            <w:noProof/>
          </w:rPr>
          <w:fldChar w:fldCharType="begin"/>
        </w:r>
        <w:r>
          <w:rPr>
            <w:noProof/>
          </w:rPr>
          <w:instrText xml:space="preserve"> PAGEREF _Toc240371351 \h </w:instrText>
        </w:r>
        <w:r>
          <w:rPr>
            <w:noProof/>
          </w:rPr>
        </w:r>
        <w:r>
          <w:rPr>
            <w:noProof/>
          </w:rPr>
          <w:fldChar w:fldCharType="separate"/>
        </w:r>
        <w:r>
          <w:rPr>
            <w:noProof/>
          </w:rPr>
          <w:t>53</w:t>
        </w:r>
        <w:r>
          <w:rPr>
            <w:noProof/>
          </w:rPr>
          <w:fldChar w:fldCharType="end"/>
        </w:r>
      </w:hyperlink>
    </w:p>
    <w:p w14:paraId="4C8A7665" w14:textId="6890CBA9" w:rsidR="00867481" w:rsidRDefault="00867481">
      <w:pPr>
        <w:pStyle w:val="TOC3"/>
        <w:tabs>
          <w:tab w:val="right" w:leader="dot" w:pos="8630"/>
        </w:tabs>
        <w:rPr>
          <w:noProof/>
          <w:kern w:val="2"/>
          <w:sz w:val="24"/>
          <w:szCs w:val="24"/>
          <w14:ligatures w14:val="standardContextual"/>
        </w:rPr>
      </w:pPr>
      <w:hyperlink w:anchor="_Toc240371352" w:history="1">
        <w:r w:rsidRPr="00EB3E83">
          <w:rPr>
            <w:rStyle w:val="Hyperlink"/>
            <w:noProof/>
          </w:rPr>
          <w:t>Flag 4-13 - 15 points - Numeric - DATASET</w:t>
        </w:r>
        <w:r>
          <w:rPr>
            <w:noProof/>
          </w:rPr>
          <w:tab/>
        </w:r>
        <w:r>
          <w:rPr>
            <w:noProof/>
          </w:rPr>
          <w:fldChar w:fldCharType="begin"/>
        </w:r>
        <w:r>
          <w:rPr>
            <w:noProof/>
          </w:rPr>
          <w:instrText xml:space="preserve"> PAGEREF _Toc240371352 \h </w:instrText>
        </w:r>
        <w:r>
          <w:rPr>
            <w:noProof/>
          </w:rPr>
        </w:r>
        <w:r>
          <w:rPr>
            <w:noProof/>
          </w:rPr>
          <w:fldChar w:fldCharType="separate"/>
        </w:r>
        <w:r>
          <w:rPr>
            <w:noProof/>
          </w:rPr>
          <w:t>53</w:t>
        </w:r>
        <w:r>
          <w:rPr>
            <w:noProof/>
          </w:rPr>
          <w:fldChar w:fldCharType="end"/>
        </w:r>
      </w:hyperlink>
    </w:p>
    <w:p w14:paraId="76ECE5D7" w14:textId="1C15D316" w:rsidR="00867481" w:rsidRDefault="00867481">
      <w:pPr>
        <w:pStyle w:val="TOC3"/>
        <w:tabs>
          <w:tab w:val="right" w:leader="dot" w:pos="8630"/>
        </w:tabs>
        <w:rPr>
          <w:noProof/>
          <w:kern w:val="2"/>
          <w:sz w:val="24"/>
          <w:szCs w:val="24"/>
          <w14:ligatures w14:val="standardContextual"/>
        </w:rPr>
      </w:pPr>
      <w:hyperlink w:anchor="_Toc240371353" w:history="1">
        <w:r w:rsidRPr="00EB3E83">
          <w:rPr>
            <w:rStyle w:val="Hyperlink"/>
            <w:noProof/>
          </w:rPr>
          <w:t>Flag 4-14 - 15 points - Multiple choice - DATASET - DUPLICATE</w:t>
        </w:r>
        <w:r>
          <w:rPr>
            <w:noProof/>
          </w:rPr>
          <w:tab/>
        </w:r>
        <w:r>
          <w:rPr>
            <w:noProof/>
          </w:rPr>
          <w:fldChar w:fldCharType="begin"/>
        </w:r>
        <w:r>
          <w:rPr>
            <w:noProof/>
          </w:rPr>
          <w:instrText xml:space="preserve"> PAGEREF _Toc240371353 \h </w:instrText>
        </w:r>
        <w:r>
          <w:rPr>
            <w:noProof/>
          </w:rPr>
        </w:r>
        <w:r>
          <w:rPr>
            <w:noProof/>
          </w:rPr>
          <w:fldChar w:fldCharType="separate"/>
        </w:r>
        <w:r>
          <w:rPr>
            <w:noProof/>
          </w:rPr>
          <w:t>54</w:t>
        </w:r>
        <w:r>
          <w:rPr>
            <w:noProof/>
          </w:rPr>
          <w:fldChar w:fldCharType="end"/>
        </w:r>
      </w:hyperlink>
    </w:p>
    <w:p w14:paraId="793A718C" w14:textId="6792512D" w:rsidR="00867481" w:rsidRDefault="00867481">
      <w:pPr>
        <w:pStyle w:val="TOC3"/>
        <w:tabs>
          <w:tab w:val="right" w:leader="dot" w:pos="8630"/>
        </w:tabs>
        <w:rPr>
          <w:noProof/>
          <w:kern w:val="2"/>
          <w:sz w:val="24"/>
          <w:szCs w:val="24"/>
          <w14:ligatures w14:val="standardContextual"/>
        </w:rPr>
      </w:pPr>
      <w:hyperlink w:anchor="_Toc240371354" w:history="1">
        <w:r w:rsidRPr="00EB3E83">
          <w:rPr>
            <w:rStyle w:val="Hyperlink"/>
            <w:noProof/>
          </w:rPr>
          <w:t>Flag 4-15 - 10 points - Short answer - AUTO</w:t>
        </w:r>
        <w:r>
          <w:rPr>
            <w:noProof/>
          </w:rPr>
          <w:tab/>
        </w:r>
        <w:r>
          <w:rPr>
            <w:noProof/>
          </w:rPr>
          <w:fldChar w:fldCharType="begin"/>
        </w:r>
        <w:r>
          <w:rPr>
            <w:noProof/>
          </w:rPr>
          <w:instrText xml:space="preserve"> PAGEREF _Toc240371354 \h </w:instrText>
        </w:r>
        <w:r>
          <w:rPr>
            <w:noProof/>
          </w:rPr>
        </w:r>
        <w:r>
          <w:rPr>
            <w:noProof/>
          </w:rPr>
          <w:fldChar w:fldCharType="separate"/>
        </w:r>
        <w:r>
          <w:rPr>
            <w:noProof/>
          </w:rPr>
          <w:t>54</w:t>
        </w:r>
        <w:r>
          <w:rPr>
            <w:noProof/>
          </w:rPr>
          <w:fldChar w:fldCharType="end"/>
        </w:r>
      </w:hyperlink>
    </w:p>
    <w:p w14:paraId="5222FF38" w14:textId="23F1ABC3" w:rsidR="00867481" w:rsidRDefault="00867481">
      <w:pPr>
        <w:pStyle w:val="TOC3"/>
        <w:tabs>
          <w:tab w:val="right" w:leader="dot" w:pos="8630"/>
        </w:tabs>
        <w:rPr>
          <w:noProof/>
          <w:kern w:val="2"/>
          <w:sz w:val="24"/>
          <w:szCs w:val="24"/>
          <w14:ligatures w14:val="standardContextual"/>
        </w:rPr>
      </w:pPr>
      <w:hyperlink w:anchor="_Toc240371355" w:history="1">
        <w:r w:rsidRPr="00EB3E83">
          <w:rPr>
            <w:rStyle w:val="Hyperlink"/>
            <w:noProof/>
          </w:rPr>
          <w:t>Flag 4-16 - 10 points - Short answer - AUTO</w:t>
        </w:r>
        <w:r>
          <w:rPr>
            <w:noProof/>
          </w:rPr>
          <w:tab/>
        </w:r>
        <w:r>
          <w:rPr>
            <w:noProof/>
          </w:rPr>
          <w:fldChar w:fldCharType="begin"/>
        </w:r>
        <w:r>
          <w:rPr>
            <w:noProof/>
          </w:rPr>
          <w:instrText xml:space="preserve"> PAGEREF _Toc240371355 \h </w:instrText>
        </w:r>
        <w:r>
          <w:rPr>
            <w:noProof/>
          </w:rPr>
        </w:r>
        <w:r>
          <w:rPr>
            <w:noProof/>
          </w:rPr>
          <w:fldChar w:fldCharType="separate"/>
        </w:r>
        <w:r>
          <w:rPr>
            <w:noProof/>
          </w:rPr>
          <w:t>55</w:t>
        </w:r>
        <w:r>
          <w:rPr>
            <w:noProof/>
          </w:rPr>
          <w:fldChar w:fldCharType="end"/>
        </w:r>
      </w:hyperlink>
    </w:p>
    <w:p w14:paraId="23A5EED2" w14:textId="6E17548A" w:rsidR="00867481" w:rsidRDefault="00867481">
      <w:pPr>
        <w:pStyle w:val="TOC3"/>
        <w:tabs>
          <w:tab w:val="right" w:leader="dot" w:pos="8630"/>
        </w:tabs>
        <w:rPr>
          <w:noProof/>
          <w:kern w:val="2"/>
          <w:sz w:val="24"/>
          <w:szCs w:val="24"/>
          <w14:ligatures w14:val="standardContextual"/>
        </w:rPr>
      </w:pPr>
      <w:hyperlink w:anchor="_Toc240371356" w:history="1">
        <w:r w:rsidRPr="00EB3E83">
          <w:rPr>
            <w:rStyle w:val="Hyperlink"/>
            <w:noProof/>
          </w:rPr>
          <w:t>Flag 4-17 - 10 points - Numeric - DATASET</w:t>
        </w:r>
        <w:r>
          <w:rPr>
            <w:noProof/>
          </w:rPr>
          <w:tab/>
        </w:r>
        <w:r>
          <w:rPr>
            <w:noProof/>
          </w:rPr>
          <w:fldChar w:fldCharType="begin"/>
        </w:r>
        <w:r>
          <w:rPr>
            <w:noProof/>
          </w:rPr>
          <w:instrText xml:space="preserve"> PAGEREF _Toc240371356 \h </w:instrText>
        </w:r>
        <w:r>
          <w:rPr>
            <w:noProof/>
          </w:rPr>
        </w:r>
        <w:r>
          <w:rPr>
            <w:noProof/>
          </w:rPr>
          <w:fldChar w:fldCharType="separate"/>
        </w:r>
        <w:r>
          <w:rPr>
            <w:noProof/>
          </w:rPr>
          <w:t>55</w:t>
        </w:r>
        <w:r>
          <w:rPr>
            <w:noProof/>
          </w:rPr>
          <w:fldChar w:fldCharType="end"/>
        </w:r>
      </w:hyperlink>
    </w:p>
    <w:p w14:paraId="2FC7C236" w14:textId="4A372DBB" w:rsidR="00867481" w:rsidRDefault="00867481">
      <w:pPr>
        <w:pStyle w:val="TOC3"/>
        <w:tabs>
          <w:tab w:val="right" w:leader="dot" w:pos="8630"/>
        </w:tabs>
        <w:rPr>
          <w:noProof/>
          <w:kern w:val="2"/>
          <w:sz w:val="24"/>
          <w:szCs w:val="24"/>
          <w14:ligatures w14:val="standardContextual"/>
        </w:rPr>
      </w:pPr>
      <w:hyperlink w:anchor="_Toc240371357" w:history="1">
        <w:r w:rsidRPr="00EB3E83">
          <w:rPr>
            <w:rStyle w:val="Hyperlink"/>
            <w:noProof/>
          </w:rPr>
          <w:t>Flag 4-18 - 15 points - Long answer - RUBRIC</w:t>
        </w:r>
        <w:r>
          <w:rPr>
            <w:noProof/>
          </w:rPr>
          <w:tab/>
        </w:r>
        <w:r>
          <w:rPr>
            <w:noProof/>
          </w:rPr>
          <w:fldChar w:fldCharType="begin"/>
        </w:r>
        <w:r>
          <w:rPr>
            <w:noProof/>
          </w:rPr>
          <w:instrText xml:space="preserve"> PAGEREF _Toc240371357 \h </w:instrText>
        </w:r>
        <w:r>
          <w:rPr>
            <w:noProof/>
          </w:rPr>
        </w:r>
        <w:r>
          <w:rPr>
            <w:noProof/>
          </w:rPr>
          <w:fldChar w:fldCharType="separate"/>
        </w:r>
        <w:r>
          <w:rPr>
            <w:noProof/>
          </w:rPr>
          <w:t>55</w:t>
        </w:r>
        <w:r>
          <w:rPr>
            <w:noProof/>
          </w:rPr>
          <w:fldChar w:fldCharType="end"/>
        </w:r>
      </w:hyperlink>
    </w:p>
    <w:p w14:paraId="1D7255E1" w14:textId="210D1A0F" w:rsidR="00867481" w:rsidRDefault="00867481">
      <w:pPr>
        <w:pStyle w:val="TOC3"/>
        <w:tabs>
          <w:tab w:val="right" w:leader="dot" w:pos="8630"/>
        </w:tabs>
        <w:rPr>
          <w:noProof/>
          <w:kern w:val="2"/>
          <w:sz w:val="24"/>
          <w:szCs w:val="24"/>
          <w14:ligatures w14:val="standardContextual"/>
        </w:rPr>
      </w:pPr>
      <w:hyperlink w:anchor="_Toc240371358" w:history="1">
        <w:r w:rsidRPr="00EB3E83">
          <w:rPr>
            <w:rStyle w:val="Hyperlink"/>
            <w:noProof/>
          </w:rPr>
          <w:t>Flag 4-19 - 10 points - Multiple answers - AUTO</w:t>
        </w:r>
        <w:r>
          <w:rPr>
            <w:noProof/>
          </w:rPr>
          <w:tab/>
        </w:r>
        <w:r>
          <w:rPr>
            <w:noProof/>
          </w:rPr>
          <w:fldChar w:fldCharType="begin"/>
        </w:r>
        <w:r>
          <w:rPr>
            <w:noProof/>
          </w:rPr>
          <w:instrText xml:space="preserve"> PAGEREF _Toc240371358 \h </w:instrText>
        </w:r>
        <w:r>
          <w:rPr>
            <w:noProof/>
          </w:rPr>
        </w:r>
        <w:r>
          <w:rPr>
            <w:noProof/>
          </w:rPr>
          <w:fldChar w:fldCharType="separate"/>
        </w:r>
        <w:r>
          <w:rPr>
            <w:noProof/>
          </w:rPr>
          <w:t>56</w:t>
        </w:r>
        <w:r>
          <w:rPr>
            <w:noProof/>
          </w:rPr>
          <w:fldChar w:fldCharType="end"/>
        </w:r>
      </w:hyperlink>
    </w:p>
    <w:p w14:paraId="46555E6C" w14:textId="2DA3C2A8" w:rsidR="00867481" w:rsidRDefault="00867481">
      <w:pPr>
        <w:pStyle w:val="TOC3"/>
        <w:tabs>
          <w:tab w:val="right" w:leader="dot" w:pos="8630"/>
        </w:tabs>
        <w:rPr>
          <w:noProof/>
          <w:kern w:val="2"/>
          <w:sz w:val="24"/>
          <w:szCs w:val="24"/>
          <w14:ligatures w14:val="standardContextual"/>
        </w:rPr>
      </w:pPr>
      <w:hyperlink w:anchor="_Toc240371359" w:history="1">
        <w:r w:rsidRPr="00EB3E83">
          <w:rPr>
            <w:rStyle w:val="Hyperlink"/>
            <w:noProof/>
          </w:rPr>
          <w:t>Flag 4-20 - 10 points - Short answer - AUTO</w:t>
        </w:r>
        <w:r>
          <w:rPr>
            <w:noProof/>
          </w:rPr>
          <w:tab/>
        </w:r>
        <w:r>
          <w:rPr>
            <w:noProof/>
          </w:rPr>
          <w:fldChar w:fldCharType="begin"/>
        </w:r>
        <w:r>
          <w:rPr>
            <w:noProof/>
          </w:rPr>
          <w:instrText xml:space="preserve"> PAGEREF _Toc240371359 \h </w:instrText>
        </w:r>
        <w:r>
          <w:rPr>
            <w:noProof/>
          </w:rPr>
        </w:r>
        <w:r>
          <w:rPr>
            <w:noProof/>
          </w:rPr>
          <w:fldChar w:fldCharType="separate"/>
        </w:r>
        <w:r>
          <w:rPr>
            <w:noProof/>
          </w:rPr>
          <w:t>56</w:t>
        </w:r>
        <w:r>
          <w:rPr>
            <w:noProof/>
          </w:rPr>
          <w:fldChar w:fldCharType="end"/>
        </w:r>
      </w:hyperlink>
    </w:p>
    <w:p w14:paraId="54142C3A" w14:textId="17259762" w:rsidR="00867481" w:rsidRDefault="00867481">
      <w:pPr>
        <w:pStyle w:val="TOC3"/>
        <w:tabs>
          <w:tab w:val="right" w:leader="dot" w:pos="8630"/>
        </w:tabs>
        <w:rPr>
          <w:noProof/>
          <w:kern w:val="2"/>
          <w:sz w:val="24"/>
          <w:szCs w:val="24"/>
          <w14:ligatures w14:val="standardContextual"/>
        </w:rPr>
      </w:pPr>
      <w:hyperlink w:anchor="_Toc240371360" w:history="1">
        <w:r w:rsidRPr="00EB3E83">
          <w:rPr>
            <w:rStyle w:val="Hyperlink"/>
            <w:noProof/>
          </w:rPr>
          <w:t>Flag 4-21 - 10 points - Multiple choice - AUTO</w:t>
        </w:r>
        <w:r>
          <w:rPr>
            <w:noProof/>
          </w:rPr>
          <w:tab/>
        </w:r>
        <w:r>
          <w:rPr>
            <w:noProof/>
          </w:rPr>
          <w:fldChar w:fldCharType="begin"/>
        </w:r>
        <w:r>
          <w:rPr>
            <w:noProof/>
          </w:rPr>
          <w:instrText xml:space="preserve"> PAGEREF _Toc240371360 \h </w:instrText>
        </w:r>
        <w:r>
          <w:rPr>
            <w:noProof/>
          </w:rPr>
        </w:r>
        <w:r>
          <w:rPr>
            <w:noProof/>
          </w:rPr>
          <w:fldChar w:fldCharType="separate"/>
        </w:r>
        <w:r>
          <w:rPr>
            <w:noProof/>
          </w:rPr>
          <w:t>57</w:t>
        </w:r>
        <w:r>
          <w:rPr>
            <w:noProof/>
          </w:rPr>
          <w:fldChar w:fldCharType="end"/>
        </w:r>
      </w:hyperlink>
    </w:p>
    <w:p w14:paraId="24F1827E" w14:textId="1E11B024" w:rsidR="00867481" w:rsidRDefault="00867481">
      <w:pPr>
        <w:pStyle w:val="TOC3"/>
        <w:tabs>
          <w:tab w:val="right" w:leader="dot" w:pos="8630"/>
        </w:tabs>
        <w:rPr>
          <w:noProof/>
          <w:kern w:val="2"/>
          <w:sz w:val="24"/>
          <w:szCs w:val="24"/>
          <w14:ligatures w14:val="standardContextual"/>
        </w:rPr>
      </w:pPr>
      <w:hyperlink w:anchor="_Toc240371361" w:history="1">
        <w:r w:rsidRPr="00EB3E83">
          <w:rPr>
            <w:rStyle w:val="Hyperlink"/>
            <w:noProof/>
          </w:rPr>
          <w:t>Flag 4-22 - 15 points - Short answer - DATASET</w:t>
        </w:r>
        <w:r>
          <w:rPr>
            <w:noProof/>
          </w:rPr>
          <w:tab/>
        </w:r>
        <w:r>
          <w:rPr>
            <w:noProof/>
          </w:rPr>
          <w:fldChar w:fldCharType="begin"/>
        </w:r>
        <w:r>
          <w:rPr>
            <w:noProof/>
          </w:rPr>
          <w:instrText xml:space="preserve"> PAGEREF _Toc240371361 \h </w:instrText>
        </w:r>
        <w:r>
          <w:rPr>
            <w:noProof/>
          </w:rPr>
        </w:r>
        <w:r>
          <w:rPr>
            <w:noProof/>
          </w:rPr>
          <w:fldChar w:fldCharType="separate"/>
        </w:r>
        <w:r>
          <w:rPr>
            <w:noProof/>
          </w:rPr>
          <w:t>57</w:t>
        </w:r>
        <w:r>
          <w:rPr>
            <w:noProof/>
          </w:rPr>
          <w:fldChar w:fldCharType="end"/>
        </w:r>
      </w:hyperlink>
    </w:p>
    <w:p w14:paraId="6027D1F2" w14:textId="1F790ED3" w:rsidR="00867481" w:rsidRDefault="00867481">
      <w:pPr>
        <w:pStyle w:val="TOC3"/>
        <w:tabs>
          <w:tab w:val="right" w:leader="dot" w:pos="8630"/>
        </w:tabs>
        <w:rPr>
          <w:noProof/>
          <w:kern w:val="2"/>
          <w:sz w:val="24"/>
          <w:szCs w:val="24"/>
          <w14:ligatures w14:val="standardContextual"/>
        </w:rPr>
      </w:pPr>
      <w:hyperlink w:anchor="_Toc240371362" w:history="1">
        <w:r w:rsidRPr="00EB3E83">
          <w:rPr>
            <w:rStyle w:val="Hyperlink"/>
            <w:noProof/>
          </w:rPr>
          <w:t>Flag 4-23 - 10 points - Multiple choice - AUTO</w:t>
        </w:r>
        <w:r>
          <w:rPr>
            <w:noProof/>
          </w:rPr>
          <w:tab/>
        </w:r>
        <w:r>
          <w:rPr>
            <w:noProof/>
          </w:rPr>
          <w:fldChar w:fldCharType="begin"/>
        </w:r>
        <w:r>
          <w:rPr>
            <w:noProof/>
          </w:rPr>
          <w:instrText xml:space="preserve"> PAGEREF _Toc240371362 \h </w:instrText>
        </w:r>
        <w:r>
          <w:rPr>
            <w:noProof/>
          </w:rPr>
        </w:r>
        <w:r>
          <w:rPr>
            <w:noProof/>
          </w:rPr>
          <w:fldChar w:fldCharType="separate"/>
        </w:r>
        <w:r>
          <w:rPr>
            <w:noProof/>
          </w:rPr>
          <w:t>58</w:t>
        </w:r>
        <w:r>
          <w:rPr>
            <w:noProof/>
          </w:rPr>
          <w:fldChar w:fldCharType="end"/>
        </w:r>
      </w:hyperlink>
    </w:p>
    <w:p w14:paraId="72AE1743" w14:textId="16438575" w:rsidR="00867481" w:rsidRDefault="00867481">
      <w:pPr>
        <w:pStyle w:val="TOC3"/>
        <w:tabs>
          <w:tab w:val="right" w:leader="dot" w:pos="8630"/>
        </w:tabs>
        <w:rPr>
          <w:noProof/>
          <w:kern w:val="2"/>
          <w:sz w:val="24"/>
          <w:szCs w:val="24"/>
          <w14:ligatures w14:val="standardContextual"/>
        </w:rPr>
      </w:pPr>
      <w:hyperlink w:anchor="_Toc240371363" w:history="1">
        <w:r w:rsidRPr="00EB3E83">
          <w:rPr>
            <w:rStyle w:val="Hyperlink"/>
            <w:noProof/>
          </w:rPr>
          <w:t>Flag 4-24 - 10 points - Short answer - DATASET</w:t>
        </w:r>
        <w:r>
          <w:rPr>
            <w:noProof/>
          </w:rPr>
          <w:tab/>
        </w:r>
        <w:r>
          <w:rPr>
            <w:noProof/>
          </w:rPr>
          <w:fldChar w:fldCharType="begin"/>
        </w:r>
        <w:r>
          <w:rPr>
            <w:noProof/>
          </w:rPr>
          <w:instrText xml:space="preserve"> PAGEREF _Toc240371363 \h </w:instrText>
        </w:r>
        <w:r>
          <w:rPr>
            <w:noProof/>
          </w:rPr>
        </w:r>
        <w:r>
          <w:rPr>
            <w:noProof/>
          </w:rPr>
          <w:fldChar w:fldCharType="separate"/>
        </w:r>
        <w:r>
          <w:rPr>
            <w:noProof/>
          </w:rPr>
          <w:t>58</w:t>
        </w:r>
        <w:r>
          <w:rPr>
            <w:noProof/>
          </w:rPr>
          <w:fldChar w:fldCharType="end"/>
        </w:r>
      </w:hyperlink>
    </w:p>
    <w:p w14:paraId="1BBF6A31" w14:textId="002D2CFC" w:rsidR="00867481" w:rsidRDefault="00867481">
      <w:pPr>
        <w:pStyle w:val="TOC3"/>
        <w:tabs>
          <w:tab w:val="right" w:leader="dot" w:pos="8630"/>
        </w:tabs>
        <w:rPr>
          <w:noProof/>
          <w:kern w:val="2"/>
          <w:sz w:val="24"/>
          <w:szCs w:val="24"/>
          <w14:ligatures w14:val="standardContextual"/>
        </w:rPr>
      </w:pPr>
      <w:hyperlink w:anchor="_Toc240371364" w:history="1">
        <w:r w:rsidRPr="00EB3E83">
          <w:rPr>
            <w:rStyle w:val="Hyperlink"/>
            <w:noProof/>
          </w:rPr>
          <w:t>Flag 4-25 - 10 points - Multiple choice - AUTO</w:t>
        </w:r>
        <w:r>
          <w:rPr>
            <w:noProof/>
          </w:rPr>
          <w:tab/>
        </w:r>
        <w:r>
          <w:rPr>
            <w:noProof/>
          </w:rPr>
          <w:fldChar w:fldCharType="begin"/>
        </w:r>
        <w:r>
          <w:rPr>
            <w:noProof/>
          </w:rPr>
          <w:instrText xml:space="preserve"> PAGEREF _Toc240371364 \h </w:instrText>
        </w:r>
        <w:r>
          <w:rPr>
            <w:noProof/>
          </w:rPr>
        </w:r>
        <w:r>
          <w:rPr>
            <w:noProof/>
          </w:rPr>
          <w:fldChar w:fldCharType="separate"/>
        </w:r>
        <w:r>
          <w:rPr>
            <w:noProof/>
          </w:rPr>
          <w:t>58</w:t>
        </w:r>
        <w:r>
          <w:rPr>
            <w:noProof/>
          </w:rPr>
          <w:fldChar w:fldCharType="end"/>
        </w:r>
      </w:hyperlink>
    </w:p>
    <w:p w14:paraId="19598F3A" w14:textId="4AF21F80" w:rsidR="00867481" w:rsidRDefault="00867481">
      <w:pPr>
        <w:pStyle w:val="TOC3"/>
        <w:tabs>
          <w:tab w:val="right" w:leader="dot" w:pos="8630"/>
        </w:tabs>
        <w:rPr>
          <w:noProof/>
          <w:kern w:val="2"/>
          <w:sz w:val="24"/>
          <w:szCs w:val="24"/>
          <w14:ligatures w14:val="standardContextual"/>
        </w:rPr>
      </w:pPr>
      <w:hyperlink w:anchor="_Toc240371365" w:history="1">
        <w:r w:rsidRPr="00EB3E83">
          <w:rPr>
            <w:rStyle w:val="Hyperlink"/>
            <w:noProof/>
          </w:rPr>
          <w:t>Flag 4-26 - 10 points - Multiple choice - AUTO - DUPLICATE</w:t>
        </w:r>
        <w:r>
          <w:rPr>
            <w:noProof/>
          </w:rPr>
          <w:tab/>
        </w:r>
        <w:r>
          <w:rPr>
            <w:noProof/>
          </w:rPr>
          <w:fldChar w:fldCharType="begin"/>
        </w:r>
        <w:r>
          <w:rPr>
            <w:noProof/>
          </w:rPr>
          <w:instrText xml:space="preserve"> PAGEREF _Toc240371365 \h </w:instrText>
        </w:r>
        <w:r>
          <w:rPr>
            <w:noProof/>
          </w:rPr>
        </w:r>
        <w:r>
          <w:rPr>
            <w:noProof/>
          </w:rPr>
          <w:fldChar w:fldCharType="separate"/>
        </w:r>
        <w:r>
          <w:rPr>
            <w:noProof/>
          </w:rPr>
          <w:t>59</w:t>
        </w:r>
        <w:r>
          <w:rPr>
            <w:noProof/>
          </w:rPr>
          <w:fldChar w:fldCharType="end"/>
        </w:r>
      </w:hyperlink>
    </w:p>
    <w:p w14:paraId="1BD86B1B" w14:textId="705780DF" w:rsidR="00867481" w:rsidRDefault="00867481">
      <w:pPr>
        <w:pStyle w:val="TOC3"/>
        <w:tabs>
          <w:tab w:val="right" w:leader="dot" w:pos="8630"/>
        </w:tabs>
        <w:rPr>
          <w:noProof/>
          <w:kern w:val="2"/>
          <w:sz w:val="24"/>
          <w:szCs w:val="24"/>
          <w14:ligatures w14:val="standardContextual"/>
        </w:rPr>
      </w:pPr>
      <w:hyperlink w:anchor="_Toc240371366" w:history="1">
        <w:r w:rsidRPr="00EB3E83">
          <w:rPr>
            <w:rStyle w:val="Hyperlink"/>
            <w:noProof/>
          </w:rPr>
          <w:t>Flag 4-27 - 10 points - Multiple choice - AUTO</w:t>
        </w:r>
        <w:r>
          <w:rPr>
            <w:noProof/>
          </w:rPr>
          <w:tab/>
        </w:r>
        <w:r>
          <w:rPr>
            <w:noProof/>
          </w:rPr>
          <w:fldChar w:fldCharType="begin"/>
        </w:r>
        <w:r>
          <w:rPr>
            <w:noProof/>
          </w:rPr>
          <w:instrText xml:space="preserve"> PAGEREF _Toc240371366 \h </w:instrText>
        </w:r>
        <w:r>
          <w:rPr>
            <w:noProof/>
          </w:rPr>
        </w:r>
        <w:r>
          <w:rPr>
            <w:noProof/>
          </w:rPr>
          <w:fldChar w:fldCharType="separate"/>
        </w:r>
        <w:r>
          <w:rPr>
            <w:noProof/>
          </w:rPr>
          <w:t>59</w:t>
        </w:r>
        <w:r>
          <w:rPr>
            <w:noProof/>
          </w:rPr>
          <w:fldChar w:fldCharType="end"/>
        </w:r>
      </w:hyperlink>
    </w:p>
    <w:p w14:paraId="5891A5C7" w14:textId="29F6B21C" w:rsidR="00867481" w:rsidRDefault="00867481">
      <w:pPr>
        <w:pStyle w:val="TOC2"/>
        <w:tabs>
          <w:tab w:val="right" w:leader="dot" w:pos="8630"/>
        </w:tabs>
        <w:rPr>
          <w:noProof/>
          <w:kern w:val="2"/>
          <w:sz w:val="24"/>
          <w:szCs w:val="24"/>
          <w14:ligatures w14:val="standardContextual"/>
        </w:rPr>
      </w:pPr>
      <w:hyperlink w:anchor="_Toc240371367" w:history="1">
        <w:r w:rsidRPr="00EB3E83">
          <w:rPr>
            <w:rStyle w:val="Hyperlink"/>
            <w:noProof/>
          </w:rPr>
          <w:t>Section 5 - Dissemination and the Commander's Brief</w:t>
        </w:r>
        <w:r>
          <w:rPr>
            <w:noProof/>
          </w:rPr>
          <w:tab/>
        </w:r>
        <w:r>
          <w:rPr>
            <w:noProof/>
          </w:rPr>
          <w:fldChar w:fldCharType="begin"/>
        </w:r>
        <w:r>
          <w:rPr>
            <w:noProof/>
          </w:rPr>
          <w:instrText xml:space="preserve"> PAGEREF _Toc240371367 \h </w:instrText>
        </w:r>
        <w:r>
          <w:rPr>
            <w:noProof/>
          </w:rPr>
        </w:r>
        <w:r>
          <w:rPr>
            <w:noProof/>
          </w:rPr>
          <w:fldChar w:fldCharType="separate"/>
        </w:r>
        <w:r>
          <w:rPr>
            <w:noProof/>
          </w:rPr>
          <w:t>59</w:t>
        </w:r>
        <w:r>
          <w:rPr>
            <w:noProof/>
          </w:rPr>
          <w:fldChar w:fldCharType="end"/>
        </w:r>
      </w:hyperlink>
    </w:p>
    <w:p w14:paraId="66919B42" w14:textId="58481819" w:rsidR="00867481" w:rsidRDefault="00867481">
      <w:pPr>
        <w:pStyle w:val="TOC3"/>
        <w:tabs>
          <w:tab w:val="right" w:leader="dot" w:pos="8630"/>
        </w:tabs>
        <w:rPr>
          <w:noProof/>
          <w:kern w:val="2"/>
          <w:sz w:val="24"/>
          <w:szCs w:val="24"/>
          <w14:ligatures w14:val="standardContextual"/>
        </w:rPr>
      </w:pPr>
      <w:hyperlink w:anchor="_Toc240371368" w:history="1">
        <w:r w:rsidRPr="00EB3E83">
          <w:rPr>
            <w:rStyle w:val="Hyperlink"/>
            <w:noProof/>
          </w:rPr>
          <w:t>Flag 5-1 - 10 points - Multiple answers - AUTO</w:t>
        </w:r>
        <w:r>
          <w:rPr>
            <w:noProof/>
          </w:rPr>
          <w:tab/>
        </w:r>
        <w:r>
          <w:rPr>
            <w:noProof/>
          </w:rPr>
          <w:fldChar w:fldCharType="begin"/>
        </w:r>
        <w:r>
          <w:rPr>
            <w:noProof/>
          </w:rPr>
          <w:instrText xml:space="preserve"> PAGEREF _Toc240371368 \h </w:instrText>
        </w:r>
        <w:r>
          <w:rPr>
            <w:noProof/>
          </w:rPr>
        </w:r>
        <w:r>
          <w:rPr>
            <w:noProof/>
          </w:rPr>
          <w:fldChar w:fldCharType="separate"/>
        </w:r>
        <w:r>
          <w:rPr>
            <w:noProof/>
          </w:rPr>
          <w:t>60</w:t>
        </w:r>
        <w:r>
          <w:rPr>
            <w:noProof/>
          </w:rPr>
          <w:fldChar w:fldCharType="end"/>
        </w:r>
      </w:hyperlink>
    </w:p>
    <w:p w14:paraId="7AFE1641" w14:textId="5D365012" w:rsidR="00867481" w:rsidRDefault="00867481">
      <w:pPr>
        <w:pStyle w:val="TOC3"/>
        <w:tabs>
          <w:tab w:val="right" w:leader="dot" w:pos="8630"/>
        </w:tabs>
        <w:rPr>
          <w:noProof/>
          <w:kern w:val="2"/>
          <w:sz w:val="24"/>
          <w:szCs w:val="24"/>
          <w14:ligatures w14:val="standardContextual"/>
        </w:rPr>
      </w:pPr>
      <w:hyperlink w:anchor="_Toc240371369" w:history="1">
        <w:r w:rsidRPr="00EB3E83">
          <w:rPr>
            <w:rStyle w:val="Hyperlink"/>
            <w:noProof/>
          </w:rPr>
          <w:t>Flag 5-2 - 10 points - Short answer - AUTO</w:t>
        </w:r>
        <w:r>
          <w:rPr>
            <w:noProof/>
          </w:rPr>
          <w:tab/>
        </w:r>
        <w:r>
          <w:rPr>
            <w:noProof/>
          </w:rPr>
          <w:fldChar w:fldCharType="begin"/>
        </w:r>
        <w:r>
          <w:rPr>
            <w:noProof/>
          </w:rPr>
          <w:instrText xml:space="preserve"> PAGEREF _Toc240371369 \h </w:instrText>
        </w:r>
        <w:r>
          <w:rPr>
            <w:noProof/>
          </w:rPr>
        </w:r>
        <w:r>
          <w:rPr>
            <w:noProof/>
          </w:rPr>
          <w:fldChar w:fldCharType="separate"/>
        </w:r>
        <w:r>
          <w:rPr>
            <w:noProof/>
          </w:rPr>
          <w:t>60</w:t>
        </w:r>
        <w:r>
          <w:rPr>
            <w:noProof/>
          </w:rPr>
          <w:fldChar w:fldCharType="end"/>
        </w:r>
      </w:hyperlink>
    </w:p>
    <w:p w14:paraId="00A8AF4F" w14:textId="3B1ADA6C" w:rsidR="00867481" w:rsidRDefault="00867481">
      <w:pPr>
        <w:pStyle w:val="TOC3"/>
        <w:tabs>
          <w:tab w:val="right" w:leader="dot" w:pos="8630"/>
        </w:tabs>
        <w:rPr>
          <w:noProof/>
          <w:kern w:val="2"/>
          <w:sz w:val="24"/>
          <w:szCs w:val="24"/>
          <w14:ligatures w14:val="standardContextual"/>
        </w:rPr>
      </w:pPr>
      <w:hyperlink w:anchor="_Toc240371370" w:history="1">
        <w:r w:rsidRPr="00EB3E83">
          <w:rPr>
            <w:rStyle w:val="Hyperlink"/>
            <w:noProof/>
          </w:rPr>
          <w:t>Flag 5-3 - 10 points - Multiple choice - AUTO</w:t>
        </w:r>
        <w:r>
          <w:rPr>
            <w:noProof/>
          </w:rPr>
          <w:tab/>
        </w:r>
        <w:r>
          <w:rPr>
            <w:noProof/>
          </w:rPr>
          <w:fldChar w:fldCharType="begin"/>
        </w:r>
        <w:r>
          <w:rPr>
            <w:noProof/>
          </w:rPr>
          <w:instrText xml:space="preserve"> PAGEREF _Toc240371370 \h </w:instrText>
        </w:r>
        <w:r>
          <w:rPr>
            <w:noProof/>
          </w:rPr>
        </w:r>
        <w:r>
          <w:rPr>
            <w:noProof/>
          </w:rPr>
          <w:fldChar w:fldCharType="separate"/>
        </w:r>
        <w:r>
          <w:rPr>
            <w:noProof/>
          </w:rPr>
          <w:t>60</w:t>
        </w:r>
        <w:r>
          <w:rPr>
            <w:noProof/>
          </w:rPr>
          <w:fldChar w:fldCharType="end"/>
        </w:r>
      </w:hyperlink>
    </w:p>
    <w:p w14:paraId="625A0831" w14:textId="252CD740" w:rsidR="00867481" w:rsidRDefault="00867481">
      <w:pPr>
        <w:pStyle w:val="TOC3"/>
        <w:tabs>
          <w:tab w:val="right" w:leader="dot" w:pos="8630"/>
        </w:tabs>
        <w:rPr>
          <w:noProof/>
          <w:kern w:val="2"/>
          <w:sz w:val="24"/>
          <w:szCs w:val="24"/>
          <w14:ligatures w14:val="standardContextual"/>
        </w:rPr>
      </w:pPr>
      <w:hyperlink w:anchor="_Toc240371371" w:history="1">
        <w:r w:rsidRPr="00EB3E83">
          <w:rPr>
            <w:rStyle w:val="Hyperlink"/>
            <w:noProof/>
          </w:rPr>
          <w:t>Flag 5-4 - 10 points - Short answer - AUTO</w:t>
        </w:r>
        <w:r>
          <w:rPr>
            <w:noProof/>
          </w:rPr>
          <w:tab/>
        </w:r>
        <w:r>
          <w:rPr>
            <w:noProof/>
          </w:rPr>
          <w:fldChar w:fldCharType="begin"/>
        </w:r>
        <w:r>
          <w:rPr>
            <w:noProof/>
          </w:rPr>
          <w:instrText xml:space="preserve"> PAGEREF _Toc240371371 \h </w:instrText>
        </w:r>
        <w:r>
          <w:rPr>
            <w:noProof/>
          </w:rPr>
        </w:r>
        <w:r>
          <w:rPr>
            <w:noProof/>
          </w:rPr>
          <w:fldChar w:fldCharType="separate"/>
        </w:r>
        <w:r>
          <w:rPr>
            <w:noProof/>
          </w:rPr>
          <w:t>61</w:t>
        </w:r>
        <w:r>
          <w:rPr>
            <w:noProof/>
          </w:rPr>
          <w:fldChar w:fldCharType="end"/>
        </w:r>
      </w:hyperlink>
    </w:p>
    <w:p w14:paraId="32F93D3C" w14:textId="757DDE9E" w:rsidR="00867481" w:rsidRDefault="00867481">
      <w:pPr>
        <w:pStyle w:val="TOC3"/>
        <w:tabs>
          <w:tab w:val="right" w:leader="dot" w:pos="8630"/>
        </w:tabs>
        <w:rPr>
          <w:noProof/>
          <w:kern w:val="2"/>
          <w:sz w:val="24"/>
          <w:szCs w:val="24"/>
          <w14:ligatures w14:val="standardContextual"/>
        </w:rPr>
      </w:pPr>
      <w:hyperlink w:anchor="_Toc240371372" w:history="1">
        <w:r w:rsidRPr="00EB3E83">
          <w:rPr>
            <w:rStyle w:val="Hyperlink"/>
            <w:noProof/>
          </w:rPr>
          <w:t>Flag 5-5 - 10 points - Short answer - AUTO</w:t>
        </w:r>
        <w:r>
          <w:rPr>
            <w:noProof/>
          </w:rPr>
          <w:tab/>
        </w:r>
        <w:r>
          <w:rPr>
            <w:noProof/>
          </w:rPr>
          <w:fldChar w:fldCharType="begin"/>
        </w:r>
        <w:r>
          <w:rPr>
            <w:noProof/>
          </w:rPr>
          <w:instrText xml:space="preserve"> PAGEREF _Toc240371372 \h </w:instrText>
        </w:r>
        <w:r>
          <w:rPr>
            <w:noProof/>
          </w:rPr>
        </w:r>
        <w:r>
          <w:rPr>
            <w:noProof/>
          </w:rPr>
          <w:fldChar w:fldCharType="separate"/>
        </w:r>
        <w:r>
          <w:rPr>
            <w:noProof/>
          </w:rPr>
          <w:t>61</w:t>
        </w:r>
        <w:r>
          <w:rPr>
            <w:noProof/>
          </w:rPr>
          <w:fldChar w:fldCharType="end"/>
        </w:r>
      </w:hyperlink>
    </w:p>
    <w:p w14:paraId="1EAEE849" w14:textId="37C14DFC" w:rsidR="00867481" w:rsidRDefault="00867481">
      <w:pPr>
        <w:pStyle w:val="TOC3"/>
        <w:tabs>
          <w:tab w:val="right" w:leader="dot" w:pos="8630"/>
        </w:tabs>
        <w:rPr>
          <w:noProof/>
          <w:kern w:val="2"/>
          <w:sz w:val="24"/>
          <w:szCs w:val="24"/>
          <w14:ligatures w14:val="standardContextual"/>
        </w:rPr>
      </w:pPr>
      <w:hyperlink w:anchor="_Toc240371373" w:history="1">
        <w:r w:rsidRPr="00EB3E83">
          <w:rPr>
            <w:rStyle w:val="Hyperlink"/>
            <w:noProof/>
          </w:rPr>
          <w:t>Flag 5-6 - 10 points - Multiple choice - AUTO</w:t>
        </w:r>
        <w:r>
          <w:rPr>
            <w:noProof/>
          </w:rPr>
          <w:tab/>
        </w:r>
        <w:r>
          <w:rPr>
            <w:noProof/>
          </w:rPr>
          <w:fldChar w:fldCharType="begin"/>
        </w:r>
        <w:r>
          <w:rPr>
            <w:noProof/>
          </w:rPr>
          <w:instrText xml:space="preserve"> PAGEREF _Toc240371373 \h </w:instrText>
        </w:r>
        <w:r>
          <w:rPr>
            <w:noProof/>
          </w:rPr>
        </w:r>
        <w:r>
          <w:rPr>
            <w:noProof/>
          </w:rPr>
          <w:fldChar w:fldCharType="separate"/>
        </w:r>
        <w:r>
          <w:rPr>
            <w:noProof/>
          </w:rPr>
          <w:t>61</w:t>
        </w:r>
        <w:r>
          <w:rPr>
            <w:noProof/>
          </w:rPr>
          <w:fldChar w:fldCharType="end"/>
        </w:r>
      </w:hyperlink>
    </w:p>
    <w:p w14:paraId="371208EB" w14:textId="70D55557" w:rsidR="00867481" w:rsidRDefault="00867481">
      <w:pPr>
        <w:pStyle w:val="TOC3"/>
        <w:tabs>
          <w:tab w:val="right" w:leader="dot" w:pos="8630"/>
        </w:tabs>
        <w:rPr>
          <w:noProof/>
          <w:kern w:val="2"/>
          <w:sz w:val="24"/>
          <w:szCs w:val="24"/>
          <w14:ligatures w14:val="standardContextual"/>
        </w:rPr>
      </w:pPr>
      <w:hyperlink w:anchor="_Toc240371374" w:history="1">
        <w:r w:rsidRPr="00EB3E83">
          <w:rPr>
            <w:rStyle w:val="Hyperlink"/>
            <w:noProof/>
          </w:rPr>
          <w:t>Flag 5-7 - 10 points - Multiple answers - AUTO</w:t>
        </w:r>
        <w:r>
          <w:rPr>
            <w:noProof/>
          </w:rPr>
          <w:tab/>
        </w:r>
        <w:r>
          <w:rPr>
            <w:noProof/>
          </w:rPr>
          <w:fldChar w:fldCharType="begin"/>
        </w:r>
        <w:r>
          <w:rPr>
            <w:noProof/>
          </w:rPr>
          <w:instrText xml:space="preserve"> PAGEREF _Toc240371374 \h </w:instrText>
        </w:r>
        <w:r>
          <w:rPr>
            <w:noProof/>
          </w:rPr>
        </w:r>
        <w:r>
          <w:rPr>
            <w:noProof/>
          </w:rPr>
          <w:fldChar w:fldCharType="separate"/>
        </w:r>
        <w:r>
          <w:rPr>
            <w:noProof/>
          </w:rPr>
          <w:t>62</w:t>
        </w:r>
        <w:r>
          <w:rPr>
            <w:noProof/>
          </w:rPr>
          <w:fldChar w:fldCharType="end"/>
        </w:r>
      </w:hyperlink>
    </w:p>
    <w:p w14:paraId="49ECF563" w14:textId="5012FD28" w:rsidR="00867481" w:rsidRDefault="00867481">
      <w:pPr>
        <w:pStyle w:val="TOC3"/>
        <w:tabs>
          <w:tab w:val="right" w:leader="dot" w:pos="8630"/>
        </w:tabs>
        <w:rPr>
          <w:noProof/>
          <w:kern w:val="2"/>
          <w:sz w:val="24"/>
          <w:szCs w:val="24"/>
          <w14:ligatures w14:val="standardContextual"/>
        </w:rPr>
      </w:pPr>
      <w:hyperlink w:anchor="_Toc240371375" w:history="1">
        <w:r w:rsidRPr="00EB3E83">
          <w:rPr>
            <w:rStyle w:val="Hyperlink"/>
            <w:noProof/>
          </w:rPr>
          <w:t>Flag 5-8 - 15 points - Numeric - DATASET (student-specific)</w:t>
        </w:r>
        <w:r>
          <w:rPr>
            <w:noProof/>
          </w:rPr>
          <w:tab/>
        </w:r>
        <w:r>
          <w:rPr>
            <w:noProof/>
          </w:rPr>
          <w:fldChar w:fldCharType="begin"/>
        </w:r>
        <w:r>
          <w:rPr>
            <w:noProof/>
          </w:rPr>
          <w:instrText xml:space="preserve"> PAGEREF _Toc240371375 \h </w:instrText>
        </w:r>
        <w:r>
          <w:rPr>
            <w:noProof/>
          </w:rPr>
        </w:r>
        <w:r>
          <w:rPr>
            <w:noProof/>
          </w:rPr>
          <w:fldChar w:fldCharType="separate"/>
        </w:r>
        <w:r>
          <w:rPr>
            <w:noProof/>
          </w:rPr>
          <w:t>62</w:t>
        </w:r>
        <w:r>
          <w:rPr>
            <w:noProof/>
          </w:rPr>
          <w:fldChar w:fldCharType="end"/>
        </w:r>
      </w:hyperlink>
    </w:p>
    <w:p w14:paraId="228EC4E3" w14:textId="65223AC2" w:rsidR="00867481" w:rsidRDefault="00867481">
      <w:pPr>
        <w:pStyle w:val="TOC3"/>
        <w:tabs>
          <w:tab w:val="right" w:leader="dot" w:pos="8630"/>
        </w:tabs>
        <w:rPr>
          <w:noProof/>
          <w:kern w:val="2"/>
          <w:sz w:val="24"/>
          <w:szCs w:val="24"/>
          <w14:ligatures w14:val="standardContextual"/>
        </w:rPr>
      </w:pPr>
      <w:hyperlink w:anchor="_Toc240371376" w:history="1">
        <w:r w:rsidRPr="00EB3E83">
          <w:rPr>
            <w:rStyle w:val="Hyperlink"/>
            <w:noProof/>
          </w:rPr>
          <w:t>Flag 5-9 - 15 points - Short answer - DATASET (student-specific)</w:t>
        </w:r>
        <w:r>
          <w:rPr>
            <w:noProof/>
          </w:rPr>
          <w:tab/>
        </w:r>
        <w:r>
          <w:rPr>
            <w:noProof/>
          </w:rPr>
          <w:fldChar w:fldCharType="begin"/>
        </w:r>
        <w:r>
          <w:rPr>
            <w:noProof/>
          </w:rPr>
          <w:instrText xml:space="preserve"> PAGEREF _Toc240371376 \h </w:instrText>
        </w:r>
        <w:r>
          <w:rPr>
            <w:noProof/>
          </w:rPr>
        </w:r>
        <w:r>
          <w:rPr>
            <w:noProof/>
          </w:rPr>
          <w:fldChar w:fldCharType="separate"/>
        </w:r>
        <w:r>
          <w:rPr>
            <w:noProof/>
          </w:rPr>
          <w:t>63</w:t>
        </w:r>
        <w:r>
          <w:rPr>
            <w:noProof/>
          </w:rPr>
          <w:fldChar w:fldCharType="end"/>
        </w:r>
      </w:hyperlink>
    </w:p>
    <w:p w14:paraId="5A23FDD9" w14:textId="270A0435" w:rsidR="00867481" w:rsidRDefault="00867481">
      <w:pPr>
        <w:pStyle w:val="TOC3"/>
        <w:tabs>
          <w:tab w:val="right" w:leader="dot" w:pos="8630"/>
        </w:tabs>
        <w:rPr>
          <w:noProof/>
          <w:kern w:val="2"/>
          <w:sz w:val="24"/>
          <w:szCs w:val="24"/>
          <w14:ligatures w14:val="standardContextual"/>
        </w:rPr>
      </w:pPr>
      <w:hyperlink w:anchor="_Toc240371377" w:history="1">
        <w:r w:rsidRPr="00EB3E83">
          <w:rPr>
            <w:rStyle w:val="Hyperlink"/>
            <w:noProof/>
          </w:rPr>
          <w:t>Flag 5-10 - 10 points - Multiple choice - AUTO</w:t>
        </w:r>
        <w:r>
          <w:rPr>
            <w:noProof/>
          </w:rPr>
          <w:tab/>
        </w:r>
        <w:r>
          <w:rPr>
            <w:noProof/>
          </w:rPr>
          <w:fldChar w:fldCharType="begin"/>
        </w:r>
        <w:r>
          <w:rPr>
            <w:noProof/>
          </w:rPr>
          <w:instrText xml:space="preserve"> PAGEREF _Toc240371377 \h </w:instrText>
        </w:r>
        <w:r>
          <w:rPr>
            <w:noProof/>
          </w:rPr>
        </w:r>
        <w:r>
          <w:rPr>
            <w:noProof/>
          </w:rPr>
          <w:fldChar w:fldCharType="separate"/>
        </w:r>
        <w:r>
          <w:rPr>
            <w:noProof/>
          </w:rPr>
          <w:t>63</w:t>
        </w:r>
        <w:r>
          <w:rPr>
            <w:noProof/>
          </w:rPr>
          <w:fldChar w:fldCharType="end"/>
        </w:r>
      </w:hyperlink>
    </w:p>
    <w:p w14:paraId="31CE4F51" w14:textId="0F6ECEF2" w:rsidR="00867481" w:rsidRDefault="00867481">
      <w:pPr>
        <w:pStyle w:val="TOC3"/>
        <w:tabs>
          <w:tab w:val="right" w:leader="dot" w:pos="8630"/>
        </w:tabs>
        <w:rPr>
          <w:noProof/>
          <w:kern w:val="2"/>
          <w:sz w:val="24"/>
          <w:szCs w:val="24"/>
          <w14:ligatures w14:val="standardContextual"/>
        </w:rPr>
      </w:pPr>
      <w:hyperlink w:anchor="_Toc240371378" w:history="1">
        <w:r w:rsidRPr="00EB3E83">
          <w:rPr>
            <w:rStyle w:val="Hyperlink"/>
            <w:noProof/>
          </w:rPr>
          <w:t>Flag 5-11 - 40 points - Long answer - RUBRIC - THE FINAL FLAG</w:t>
        </w:r>
        <w:r>
          <w:rPr>
            <w:noProof/>
          </w:rPr>
          <w:tab/>
        </w:r>
        <w:r>
          <w:rPr>
            <w:noProof/>
          </w:rPr>
          <w:fldChar w:fldCharType="begin"/>
        </w:r>
        <w:r>
          <w:rPr>
            <w:noProof/>
          </w:rPr>
          <w:instrText xml:space="preserve"> PAGEREF _Toc240371378 \h </w:instrText>
        </w:r>
        <w:r>
          <w:rPr>
            <w:noProof/>
          </w:rPr>
        </w:r>
        <w:r>
          <w:rPr>
            <w:noProof/>
          </w:rPr>
          <w:fldChar w:fldCharType="separate"/>
        </w:r>
        <w:r>
          <w:rPr>
            <w:noProof/>
          </w:rPr>
          <w:t>63</w:t>
        </w:r>
        <w:r>
          <w:rPr>
            <w:noProof/>
          </w:rPr>
          <w:fldChar w:fldCharType="end"/>
        </w:r>
      </w:hyperlink>
    </w:p>
    <w:p w14:paraId="52C595F7" w14:textId="603D74A2" w:rsidR="00867481" w:rsidRDefault="00867481">
      <w:pPr>
        <w:pStyle w:val="TOC1"/>
        <w:tabs>
          <w:tab w:val="right" w:leader="dot" w:pos="8630"/>
        </w:tabs>
        <w:rPr>
          <w:noProof/>
          <w:kern w:val="2"/>
          <w:sz w:val="24"/>
          <w:szCs w:val="24"/>
          <w14:ligatures w14:val="standardContextual"/>
        </w:rPr>
      </w:pPr>
      <w:hyperlink w:anchor="_Toc240371379" w:history="1">
        <w:r w:rsidRPr="00EB3E83">
          <w:rPr>
            <w:rStyle w:val="Hyperlink"/>
            <w:noProof/>
          </w:rPr>
          <w:t>Appendix - Pre-delivery checklist</w:t>
        </w:r>
        <w:r>
          <w:rPr>
            <w:noProof/>
          </w:rPr>
          <w:tab/>
        </w:r>
        <w:r>
          <w:rPr>
            <w:noProof/>
          </w:rPr>
          <w:fldChar w:fldCharType="begin"/>
        </w:r>
        <w:r>
          <w:rPr>
            <w:noProof/>
          </w:rPr>
          <w:instrText xml:space="preserve"> PAGEREF _Toc240371379 \h </w:instrText>
        </w:r>
        <w:r>
          <w:rPr>
            <w:noProof/>
          </w:rPr>
        </w:r>
        <w:r>
          <w:rPr>
            <w:noProof/>
          </w:rPr>
          <w:fldChar w:fldCharType="separate"/>
        </w:r>
        <w:r>
          <w:rPr>
            <w:noProof/>
          </w:rPr>
          <w:t>64</w:t>
        </w:r>
        <w:r>
          <w:rPr>
            <w:noProof/>
          </w:rPr>
          <w:fldChar w:fldCharType="end"/>
        </w:r>
      </w:hyperlink>
    </w:p>
    <w:p w14:paraId="0116FFC6" w14:textId="7980DB58" w:rsidR="00867481" w:rsidRDefault="00867481">
      <w:pPr>
        <w:pStyle w:val="TOC1"/>
        <w:tabs>
          <w:tab w:val="right" w:leader="dot" w:pos="8630"/>
        </w:tabs>
        <w:rPr>
          <w:noProof/>
          <w:kern w:val="2"/>
          <w:sz w:val="24"/>
          <w:szCs w:val="24"/>
          <w14:ligatures w14:val="standardContextual"/>
        </w:rPr>
      </w:pPr>
      <w:hyperlink w:anchor="_Toc240371380" w:history="1">
        <w:r w:rsidRPr="00EB3E83">
          <w:rPr>
            <w:rStyle w:val="Hyperlink"/>
            <w:noProof/>
          </w:rPr>
          <w:t>Appendix - Quick Reference Answer Key</w:t>
        </w:r>
        <w:r>
          <w:rPr>
            <w:noProof/>
          </w:rPr>
          <w:tab/>
        </w:r>
        <w:r>
          <w:rPr>
            <w:noProof/>
          </w:rPr>
          <w:fldChar w:fldCharType="begin"/>
        </w:r>
        <w:r>
          <w:rPr>
            <w:noProof/>
          </w:rPr>
          <w:instrText xml:space="preserve"> PAGEREF _Toc240371380 \h </w:instrText>
        </w:r>
        <w:r>
          <w:rPr>
            <w:noProof/>
          </w:rPr>
        </w:r>
        <w:r>
          <w:rPr>
            <w:noProof/>
          </w:rPr>
          <w:fldChar w:fldCharType="separate"/>
        </w:r>
        <w:r>
          <w:rPr>
            <w:noProof/>
          </w:rPr>
          <w:t>66</w:t>
        </w:r>
        <w:r>
          <w:rPr>
            <w:noProof/>
          </w:rPr>
          <w:fldChar w:fldCharType="end"/>
        </w:r>
      </w:hyperlink>
    </w:p>
    <w:p w14:paraId="6A5EF6A4" w14:textId="4141A75F" w:rsidR="00867481" w:rsidRDefault="00867481">
      <w:pPr>
        <w:pStyle w:val="TOC2"/>
        <w:tabs>
          <w:tab w:val="right" w:leader="dot" w:pos="8630"/>
        </w:tabs>
        <w:rPr>
          <w:noProof/>
          <w:kern w:val="2"/>
          <w:sz w:val="24"/>
          <w:szCs w:val="24"/>
          <w14:ligatures w14:val="standardContextual"/>
        </w:rPr>
      </w:pPr>
      <w:hyperlink w:anchor="_Toc240371381" w:history="1">
        <w:r w:rsidRPr="00EB3E83">
          <w:rPr>
            <w:rStyle w:val="Hyperlink"/>
            <w:noProof/>
          </w:rPr>
          <w:t>Section 1 - Workstation Preparation and Case Build (10 flags, 80 points)</w:t>
        </w:r>
        <w:r>
          <w:rPr>
            <w:noProof/>
          </w:rPr>
          <w:tab/>
        </w:r>
        <w:r>
          <w:rPr>
            <w:noProof/>
          </w:rPr>
          <w:fldChar w:fldCharType="begin"/>
        </w:r>
        <w:r>
          <w:rPr>
            <w:noProof/>
          </w:rPr>
          <w:instrText xml:space="preserve"> PAGEREF _Toc240371381 \h </w:instrText>
        </w:r>
        <w:r>
          <w:rPr>
            <w:noProof/>
          </w:rPr>
        </w:r>
        <w:r>
          <w:rPr>
            <w:noProof/>
          </w:rPr>
          <w:fldChar w:fldCharType="separate"/>
        </w:r>
        <w:r>
          <w:rPr>
            <w:noProof/>
          </w:rPr>
          <w:t>66</w:t>
        </w:r>
        <w:r>
          <w:rPr>
            <w:noProof/>
          </w:rPr>
          <w:fldChar w:fldCharType="end"/>
        </w:r>
      </w:hyperlink>
    </w:p>
    <w:p w14:paraId="5828D5C2" w14:textId="48C43795" w:rsidR="00867481" w:rsidRDefault="00867481">
      <w:pPr>
        <w:pStyle w:val="TOC2"/>
        <w:tabs>
          <w:tab w:val="right" w:leader="dot" w:pos="8630"/>
        </w:tabs>
        <w:rPr>
          <w:noProof/>
          <w:kern w:val="2"/>
          <w:sz w:val="24"/>
          <w:szCs w:val="24"/>
          <w14:ligatures w14:val="standardContextual"/>
        </w:rPr>
      </w:pPr>
      <w:hyperlink w:anchor="_Toc240371382" w:history="1">
        <w:r w:rsidRPr="00EB3E83">
          <w:rPr>
            <w:rStyle w:val="Hyperlink"/>
            <w:noProof/>
          </w:rPr>
          <w:t>Section 2 - ALPHA Triage: Pattern of Life and Network (29 flags, 290 points)</w:t>
        </w:r>
        <w:r>
          <w:rPr>
            <w:noProof/>
          </w:rPr>
          <w:tab/>
        </w:r>
        <w:r>
          <w:rPr>
            <w:noProof/>
          </w:rPr>
          <w:fldChar w:fldCharType="begin"/>
        </w:r>
        <w:r>
          <w:rPr>
            <w:noProof/>
          </w:rPr>
          <w:instrText xml:space="preserve"> PAGEREF _Toc240371382 \h </w:instrText>
        </w:r>
        <w:r>
          <w:rPr>
            <w:noProof/>
          </w:rPr>
        </w:r>
        <w:r>
          <w:rPr>
            <w:noProof/>
          </w:rPr>
          <w:fldChar w:fldCharType="separate"/>
        </w:r>
        <w:r>
          <w:rPr>
            <w:noProof/>
          </w:rPr>
          <w:t>66</w:t>
        </w:r>
        <w:r>
          <w:rPr>
            <w:noProof/>
          </w:rPr>
          <w:fldChar w:fldCharType="end"/>
        </w:r>
      </w:hyperlink>
    </w:p>
    <w:p w14:paraId="319D5329" w14:textId="34BF4162" w:rsidR="00867481" w:rsidRDefault="00867481">
      <w:pPr>
        <w:pStyle w:val="TOC2"/>
        <w:tabs>
          <w:tab w:val="right" w:leader="dot" w:pos="8630"/>
        </w:tabs>
        <w:rPr>
          <w:noProof/>
          <w:kern w:val="2"/>
          <w:sz w:val="24"/>
          <w:szCs w:val="24"/>
          <w14:ligatures w14:val="standardContextual"/>
        </w:rPr>
      </w:pPr>
      <w:hyperlink w:anchor="_Toc240371383" w:history="1">
        <w:r w:rsidRPr="00EB3E83">
          <w:rPr>
            <w:rStyle w:val="Hyperlink"/>
            <w:noProof/>
          </w:rPr>
          <w:t>Section 3 - BRAVO Verification and Validation (13 flags, 150 points)</w:t>
        </w:r>
        <w:r>
          <w:rPr>
            <w:noProof/>
          </w:rPr>
          <w:tab/>
        </w:r>
        <w:r>
          <w:rPr>
            <w:noProof/>
          </w:rPr>
          <w:fldChar w:fldCharType="begin"/>
        </w:r>
        <w:r>
          <w:rPr>
            <w:noProof/>
          </w:rPr>
          <w:instrText xml:space="preserve"> PAGEREF _Toc240371383 \h </w:instrText>
        </w:r>
        <w:r>
          <w:rPr>
            <w:noProof/>
          </w:rPr>
        </w:r>
        <w:r>
          <w:rPr>
            <w:noProof/>
          </w:rPr>
          <w:fldChar w:fldCharType="separate"/>
        </w:r>
        <w:r>
          <w:rPr>
            <w:noProof/>
          </w:rPr>
          <w:t>67</w:t>
        </w:r>
        <w:r>
          <w:rPr>
            <w:noProof/>
          </w:rPr>
          <w:fldChar w:fldCharType="end"/>
        </w:r>
      </w:hyperlink>
    </w:p>
    <w:p w14:paraId="7B8C2402" w14:textId="243D0A03" w:rsidR="00867481" w:rsidRDefault="00867481">
      <w:pPr>
        <w:pStyle w:val="TOC2"/>
        <w:tabs>
          <w:tab w:val="right" w:leader="dot" w:pos="8630"/>
        </w:tabs>
        <w:rPr>
          <w:noProof/>
          <w:kern w:val="2"/>
          <w:sz w:val="24"/>
          <w:szCs w:val="24"/>
          <w14:ligatures w14:val="standardContextual"/>
        </w:rPr>
      </w:pPr>
      <w:hyperlink w:anchor="_Toc240371384" w:history="1">
        <w:r w:rsidRPr="00EB3E83">
          <w:rPr>
            <w:rStyle w:val="Hyperlink"/>
            <w:noProof/>
          </w:rPr>
          <w:t>Section 4 - CHARLIE: The Foreign-Language Node (27 flags, 300 points)</w:t>
        </w:r>
        <w:r>
          <w:rPr>
            <w:noProof/>
          </w:rPr>
          <w:tab/>
        </w:r>
        <w:r>
          <w:rPr>
            <w:noProof/>
          </w:rPr>
          <w:fldChar w:fldCharType="begin"/>
        </w:r>
        <w:r>
          <w:rPr>
            <w:noProof/>
          </w:rPr>
          <w:instrText xml:space="preserve"> PAGEREF _Toc240371384 \h </w:instrText>
        </w:r>
        <w:r>
          <w:rPr>
            <w:noProof/>
          </w:rPr>
        </w:r>
        <w:r>
          <w:rPr>
            <w:noProof/>
          </w:rPr>
          <w:fldChar w:fldCharType="separate"/>
        </w:r>
        <w:r>
          <w:rPr>
            <w:noProof/>
          </w:rPr>
          <w:t>67</w:t>
        </w:r>
        <w:r>
          <w:rPr>
            <w:noProof/>
          </w:rPr>
          <w:fldChar w:fldCharType="end"/>
        </w:r>
      </w:hyperlink>
    </w:p>
    <w:p w14:paraId="4A4E51F1" w14:textId="609F2906" w:rsidR="00867481" w:rsidRDefault="00867481">
      <w:pPr>
        <w:pStyle w:val="TOC2"/>
        <w:tabs>
          <w:tab w:val="right" w:leader="dot" w:pos="8630"/>
        </w:tabs>
        <w:rPr>
          <w:noProof/>
          <w:kern w:val="2"/>
          <w:sz w:val="24"/>
          <w:szCs w:val="24"/>
          <w14:ligatures w14:val="standardContextual"/>
        </w:rPr>
      </w:pPr>
      <w:hyperlink w:anchor="_Toc240371385" w:history="1">
        <w:r w:rsidRPr="00EB3E83">
          <w:rPr>
            <w:rStyle w:val="Hyperlink"/>
            <w:noProof/>
          </w:rPr>
          <w:t>Section 5 - Dissemination and the Commander's Brief (11 flags, 150 points)</w:t>
        </w:r>
        <w:r>
          <w:rPr>
            <w:noProof/>
          </w:rPr>
          <w:tab/>
        </w:r>
        <w:r>
          <w:rPr>
            <w:noProof/>
          </w:rPr>
          <w:fldChar w:fldCharType="begin"/>
        </w:r>
        <w:r>
          <w:rPr>
            <w:noProof/>
          </w:rPr>
          <w:instrText xml:space="preserve"> PAGEREF _Toc240371385 \h </w:instrText>
        </w:r>
        <w:r>
          <w:rPr>
            <w:noProof/>
          </w:rPr>
        </w:r>
        <w:r>
          <w:rPr>
            <w:noProof/>
          </w:rPr>
          <w:fldChar w:fldCharType="separate"/>
        </w:r>
        <w:r>
          <w:rPr>
            <w:noProof/>
          </w:rPr>
          <w:t>68</w:t>
        </w:r>
        <w:r>
          <w:rPr>
            <w:noProof/>
          </w:rPr>
          <w:fldChar w:fldCharType="end"/>
        </w:r>
      </w:hyperlink>
    </w:p>
    <w:p w14:paraId="260FF5E7" w14:textId="39AA7613" w:rsidR="00867481" w:rsidRDefault="00867481" w:rsidP="00867481">
      <w:pPr>
        <w:rPr>
          <w:sz w:val="2"/>
          <w:szCs w:val="2"/>
        </w:rPr>
      </w:pPr>
      <w:r>
        <w:rPr>
          <w:sz w:val="2"/>
          <w:szCs w:val="2"/>
        </w:rPr>
        <w:fldChar w:fldCharType="end"/>
      </w:r>
    </w:p>
    <w:p w14:paraId="264C5556" w14:textId="77777777" w:rsidR="00867481" w:rsidRDefault="00867481" w:rsidP="00867481">
      <w:pPr>
        <w:rPr>
          <w:sz w:val="2"/>
          <w:szCs w:val="2"/>
        </w:rPr>
      </w:pPr>
      <w:r>
        <w:rPr>
          <w:sz w:val="2"/>
          <w:szCs w:val="2"/>
        </w:rPr>
        <w:t>​</w:t>
      </w:r>
    </w:p>
    <w:p w14:paraId="0C742A75" w14:textId="1C6F9BE3" w:rsidR="00867481" w:rsidRDefault="00867481" w:rsidP="00867481">
      <w:pPr>
        <w:rPr>
          <w:sz w:val="2"/>
          <w:szCs w:val="2"/>
        </w:rPr>
      </w:pPr>
    </w:p>
    <w:p w14:paraId="1E7169BB" w14:textId="76F4218A" w:rsidR="3E2EF9B6" w:rsidRDefault="3E2EF9B6" w:rsidP="3E2EF9B6">
      <w:pPr>
        <w:pStyle w:val="Heading1"/>
      </w:pPr>
      <w:bookmarkStart w:id="2" w:name="_Toc240371248"/>
      <w:bookmarkStart w:id="3" w:name="_Toc240370970"/>
      <w:r>
        <w:t>One-Page Overview</w:t>
      </w:r>
      <w:bookmarkEnd w:id="2"/>
      <w:bookmarkEnd w:id="3"/>
    </w:p>
    <w:p w14:paraId="6363123D" w14:textId="2834DAB2" w:rsidR="3E2EF9B6" w:rsidRDefault="3E2EF9B6">
      <w:r>
        <w:t>This first section is the whole day on a single page. Print it on its own and keep it in front of you while you facilitate; everything on it is expanded later in this document. If you read nothing else before you walk into the room, read this.</w:t>
      </w:r>
    </w:p>
    <w:p w14:paraId="76214223" w14:textId="63A9108A" w:rsidR="3E2EF9B6" w:rsidRDefault="3E2EF9B6" w:rsidP="3E2EF9B6">
      <w:pPr>
        <w:pStyle w:val="Heading2"/>
      </w:pPr>
      <w:bookmarkStart w:id="4" w:name="_Toc240370971"/>
      <w:bookmarkStart w:id="5" w:name="_Toc240371249"/>
      <w:r>
        <w:t>The activity at a glance</w:t>
      </w:r>
      <w:bookmarkEnd w:id="4"/>
      <w:bookmarkEnd w:id="5"/>
    </w:p>
    <w:tbl>
      <w:tblPr>
        <w:tblStyle w:val="TableGrid"/>
        <w:tblW w:w="0" w:type="auto"/>
        <w:tblLook w:val="0000" w:firstRow="0" w:lastRow="0" w:firstColumn="0" w:lastColumn="0" w:noHBand="0" w:noVBand="0"/>
      </w:tblPr>
      <w:tblGrid>
        <w:gridCol w:w="1439"/>
        <w:gridCol w:w="861"/>
        <w:gridCol w:w="3924"/>
        <w:gridCol w:w="2406"/>
      </w:tblGrid>
      <w:tr w:rsidR="3E2EF9B6" w14:paraId="689AAF7C" w14:textId="77777777" w:rsidTr="5B0AF0F6">
        <w:tc>
          <w:tcPr>
            <w:tcW w:w="1500" w:type="dxa"/>
          </w:tcPr>
          <w:p w14:paraId="61062017" w14:textId="0C475360" w:rsidR="3E2EF9B6" w:rsidRDefault="3E2EF9B6">
            <w:r>
              <w:t>Flags</w:t>
            </w:r>
          </w:p>
        </w:tc>
        <w:tc>
          <w:tcPr>
            <w:tcW w:w="900" w:type="dxa"/>
          </w:tcPr>
          <w:p w14:paraId="23B46F04" w14:textId="05253A24" w:rsidR="3E2EF9B6" w:rsidRDefault="3E2EF9B6">
            <w:r>
              <w:t>90</w:t>
            </w:r>
          </w:p>
        </w:tc>
        <w:tc>
          <w:tcPr>
            <w:tcW w:w="4300" w:type="dxa"/>
          </w:tcPr>
          <w:p w14:paraId="1D382324" w14:textId="7E0320E8" w:rsidR="3E2EF9B6" w:rsidRDefault="3E2EF9B6">
            <w:r>
              <w:t>Auto-keyed (the form grades these)</w:t>
            </w:r>
          </w:p>
        </w:tc>
        <w:tc>
          <w:tcPr>
            <w:tcW w:w="2660" w:type="dxa"/>
          </w:tcPr>
          <w:p w14:paraId="29621C14" w14:textId="1200D222" w:rsidR="3E2EF9B6" w:rsidRDefault="1EC78FCD">
            <w:r>
              <w:t>5</w:t>
            </w:r>
            <w:ins w:id="6" w:author="Erik Adams" w:date="2026-09-16T14:50:00Z" w16du:dateUtc="2026-09-16T14:50:41Z">
              <w:r w:rsidR="3FEB493A">
                <w:t>1</w:t>
              </w:r>
            </w:ins>
            <w:del w:id="7" w:author="Erik Adams" w:date="2026-09-16T14:50:00Z" w16du:dateUtc="2026-09-16T14:50:40Z">
              <w:r w:rsidR="3E2EF9B6" w:rsidDel="1EC78FCD">
                <w:delText>0</w:delText>
              </w:r>
            </w:del>
          </w:p>
        </w:tc>
      </w:tr>
      <w:tr w:rsidR="3E2EF9B6" w14:paraId="5F703A9F" w14:textId="77777777" w:rsidTr="5B0AF0F6">
        <w:tc>
          <w:tcPr>
            <w:tcW w:w="1500" w:type="dxa"/>
          </w:tcPr>
          <w:p w14:paraId="7CF93441" w14:textId="0DF66821" w:rsidR="3E2EF9B6" w:rsidRDefault="3E2EF9B6">
            <w:r>
              <w:t>Points</w:t>
            </w:r>
          </w:p>
        </w:tc>
        <w:tc>
          <w:tcPr>
            <w:tcW w:w="900" w:type="dxa"/>
          </w:tcPr>
          <w:p w14:paraId="4AEF15D7" w14:textId="06D44EE5" w:rsidR="3E2EF9B6" w:rsidRDefault="3E2EF9B6">
            <w:r>
              <w:t>970</w:t>
            </w:r>
          </w:p>
        </w:tc>
        <w:tc>
          <w:tcPr>
            <w:tcW w:w="4300" w:type="dxa"/>
          </w:tcPr>
          <w:p w14:paraId="38E057B3" w14:textId="7FB235A9" w:rsidR="3E2EF9B6" w:rsidRDefault="3E2EF9B6">
            <w:r>
              <w:t>Dataset-dependent (you must key these)</w:t>
            </w:r>
          </w:p>
        </w:tc>
        <w:tc>
          <w:tcPr>
            <w:tcW w:w="2660" w:type="dxa"/>
          </w:tcPr>
          <w:p w14:paraId="5F0BCBD6" w14:textId="73783337" w:rsidR="3E2EF9B6" w:rsidRDefault="1EC78FCD">
            <w:r>
              <w:t>3</w:t>
            </w:r>
            <w:ins w:id="8" w:author="Erik Adams" w:date="2026-09-16T14:50:00Z" w16du:dateUtc="2026-09-16T14:50:46Z">
              <w:r w:rsidR="3C239E29">
                <w:t>7</w:t>
              </w:r>
            </w:ins>
            <w:del w:id="9" w:author="Erik Adams" w:date="2026-09-16T14:50:00Z" w16du:dateUtc="2026-09-16T14:50:45Z">
              <w:r w:rsidR="3E2EF9B6" w:rsidDel="1EC78FCD">
                <w:delText>8</w:delText>
              </w:r>
            </w:del>
          </w:p>
        </w:tc>
      </w:tr>
      <w:tr w:rsidR="3E2EF9B6" w14:paraId="61624276" w14:textId="77777777" w:rsidTr="5B0AF0F6">
        <w:tc>
          <w:tcPr>
            <w:tcW w:w="1500" w:type="dxa"/>
          </w:tcPr>
          <w:p w14:paraId="1E2493B2" w14:textId="0FA57CE2" w:rsidR="3E2EF9B6" w:rsidRDefault="3E2EF9B6">
            <w:r>
              <w:t>Sections</w:t>
            </w:r>
          </w:p>
        </w:tc>
        <w:tc>
          <w:tcPr>
            <w:tcW w:w="900" w:type="dxa"/>
          </w:tcPr>
          <w:p w14:paraId="1315C10D" w14:textId="088363A6" w:rsidR="3E2EF9B6" w:rsidRDefault="3E2EF9B6">
            <w:r>
              <w:t>5</w:t>
            </w:r>
          </w:p>
        </w:tc>
        <w:tc>
          <w:tcPr>
            <w:tcW w:w="4300" w:type="dxa"/>
          </w:tcPr>
          <w:p w14:paraId="4891F662" w14:textId="01614A6A" w:rsidR="3E2EF9B6" w:rsidRDefault="3E2EF9B6">
            <w:r>
              <w:t>Rubric-scored (you score these by hand)</w:t>
            </w:r>
          </w:p>
        </w:tc>
        <w:tc>
          <w:tcPr>
            <w:tcW w:w="2660" w:type="dxa"/>
          </w:tcPr>
          <w:p w14:paraId="7A0C5172" w14:textId="7A3F312E" w:rsidR="3E2EF9B6" w:rsidRDefault="3E2EF9B6">
            <w:r>
              <w:t>2</w:t>
            </w:r>
          </w:p>
        </w:tc>
      </w:tr>
      <w:tr w:rsidR="3E2EF9B6" w14:paraId="79A641DB" w14:textId="77777777" w:rsidTr="5B0AF0F6">
        <w:tc>
          <w:tcPr>
            <w:tcW w:w="1500" w:type="dxa"/>
          </w:tcPr>
          <w:p w14:paraId="26222200" w14:textId="115491A3" w:rsidR="3E2EF9B6" w:rsidRDefault="3E2EF9B6">
            <w:r>
              <w:t>Devices</w:t>
            </w:r>
          </w:p>
        </w:tc>
        <w:tc>
          <w:tcPr>
            <w:tcW w:w="900" w:type="dxa"/>
          </w:tcPr>
          <w:p w14:paraId="6AD3F713" w14:textId="0A327867" w:rsidR="3E2EF9B6" w:rsidRDefault="3E2EF9B6">
            <w:r>
              <w:t>3</w:t>
            </w:r>
          </w:p>
        </w:tc>
        <w:tc>
          <w:tcPr>
            <w:tcW w:w="4300" w:type="dxa"/>
          </w:tcPr>
          <w:p w14:paraId="3D0F0356" w14:textId="03105F2B" w:rsidR="3E2EF9B6" w:rsidRDefault="3E2EF9B6">
            <w:r>
              <w:t>Seat time / pacing target</w:t>
            </w:r>
          </w:p>
        </w:tc>
        <w:tc>
          <w:tcPr>
            <w:tcW w:w="2660" w:type="dxa"/>
          </w:tcPr>
          <w:p w14:paraId="244EFE4B" w14:textId="7BEE45EF" w:rsidR="3E2EF9B6" w:rsidRDefault="3E2EF9B6">
            <w:r>
              <w:t>6 hrs / ~4 min per flag</w:t>
            </w:r>
          </w:p>
        </w:tc>
      </w:tr>
    </w:tbl>
    <w:p w14:paraId="5520B4BC" w14:textId="7D997DCA" w:rsidR="3E2EF9B6" w:rsidRDefault="3E2EF9B6" w:rsidP="3E2EF9B6">
      <w:pPr>
        <w:pStyle w:val="Heading2"/>
      </w:pPr>
      <w:bookmarkStart w:id="10" w:name="_Toc240370972"/>
      <w:bookmarkStart w:id="11" w:name="_Toc240371250"/>
      <w:r>
        <w:t>The day at a glance</w:t>
      </w:r>
      <w:bookmarkEnd w:id="10"/>
      <w:bookmarkEnd w:id="11"/>
    </w:p>
    <w:p w14:paraId="5F5062C1" w14:textId="268FF5B0" w:rsidR="3E2EF9B6" w:rsidRDefault="3E2EF9B6">
      <w:r>
        <w:t>Sections are sequential by design. Section 3 depends on the BRAVO case, Section 4 on the CHARLIE case, and the final written assessment on tags applied across the whole day. At each boundary below, announce the time remaining and the flag number the room should have reached.</w:t>
      </w:r>
    </w:p>
    <w:tbl>
      <w:tblPr>
        <w:tblStyle w:val="TableGrid"/>
        <w:tblW w:w="0" w:type="auto"/>
        <w:tblLook w:val="0000" w:firstRow="0" w:lastRow="0" w:firstColumn="0" w:lastColumn="0" w:noHBand="0" w:noVBand="0"/>
      </w:tblPr>
      <w:tblGrid>
        <w:gridCol w:w="1177"/>
        <w:gridCol w:w="2189"/>
        <w:gridCol w:w="1082"/>
        <w:gridCol w:w="4182"/>
      </w:tblGrid>
      <w:tr w:rsidR="3E2EF9B6" w14:paraId="3E5D5875" w14:textId="77777777" w:rsidTr="44F79F81">
        <w:trPr>
          <w:tblHeader/>
        </w:trPr>
        <w:tc>
          <w:tcPr>
            <w:tcW w:w="1250" w:type="dxa"/>
          </w:tcPr>
          <w:p w14:paraId="7B258575" w14:textId="4F7299C6" w:rsidR="3E2EF9B6" w:rsidRDefault="3E2EF9B6">
            <w:r>
              <w:t>Time</w:t>
            </w:r>
          </w:p>
        </w:tc>
        <w:tc>
          <w:tcPr>
            <w:tcW w:w="2300" w:type="dxa"/>
          </w:tcPr>
          <w:p w14:paraId="57CB5D90" w14:textId="4850808A" w:rsidR="3E2EF9B6" w:rsidRDefault="3E2EF9B6">
            <w:r>
              <w:t>Block</w:t>
            </w:r>
          </w:p>
        </w:tc>
        <w:tc>
          <w:tcPr>
            <w:tcW w:w="1150" w:type="dxa"/>
          </w:tcPr>
          <w:p w14:paraId="6D7AC9F6" w14:textId="412E674E" w:rsidR="3E2EF9B6" w:rsidRDefault="3E2EF9B6">
            <w:r>
              <w:t>Flags</w:t>
            </w:r>
          </w:p>
        </w:tc>
        <w:tc>
          <w:tcPr>
            <w:tcW w:w="4660" w:type="dxa"/>
          </w:tcPr>
          <w:p w14:paraId="7317CA71" w14:textId="3A0C4E12" w:rsidR="3E2EF9B6" w:rsidRDefault="3E2EF9B6">
            <w:r>
              <w:t>Watch for</w:t>
            </w:r>
          </w:p>
        </w:tc>
      </w:tr>
      <w:tr w:rsidR="3E2EF9B6" w14:paraId="56C0890B" w14:textId="77777777" w:rsidTr="44F79F81">
        <w:tc>
          <w:tcPr>
            <w:tcW w:w="1250" w:type="dxa"/>
          </w:tcPr>
          <w:p w14:paraId="52834964" w14:textId="5121AE87" w:rsidR="3E2EF9B6" w:rsidRDefault="3E2EF9B6">
            <w:r>
              <w:t>0800-0815</w:t>
            </w:r>
          </w:p>
        </w:tc>
        <w:tc>
          <w:tcPr>
            <w:tcW w:w="2300" w:type="dxa"/>
          </w:tcPr>
          <w:p w14:paraId="24D4ABDC" w14:textId="49FF954B" w:rsidR="3E2EF9B6" w:rsidRDefault="3E2EF9B6">
            <w:r>
              <w:t>In-brief</w:t>
            </w:r>
          </w:p>
        </w:tc>
        <w:tc>
          <w:tcPr>
            <w:tcW w:w="1150" w:type="dxa"/>
          </w:tcPr>
          <w:p w14:paraId="45C75413" w14:textId="42DD7C0F" w:rsidR="3E2EF9B6" w:rsidRDefault="3E2EF9B6">
            <w:r>
              <w:t>-</w:t>
            </w:r>
          </w:p>
        </w:tc>
        <w:tc>
          <w:tcPr>
            <w:tcW w:w="4660" w:type="dxa"/>
          </w:tcPr>
          <w:p w14:paraId="2569BACB" w14:textId="3BBB62D3" w:rsidR="3E2EF9B6" w:rsidRDefault="3E2EF9B6">
            <w:r>
              <w:t>Read the scenario aloud. Five housekeeping points, then start.</w:t>
            </w:r>
          </w:p>
        </w:tc>
      </w:tr>
      <w:tr w:rsidR="3E2EF9B6" w14:paraId="7E5F4C69" w14:textId="77777777" w:rsidTr="44F79F81">
        <w:tc>
          <w:tcPr>
            <w:tcW w:w="1250" w:type="dxa"/>
          </w:tcPr>
          <w:p w14:paraId="2D50721B" w14:textId="52D0C348" w:rsidR="3E2EF9B6" w:rsidRDefault="3E2EF9B6">
            <w:r>
              <w:t>0815-0900</w:t>
            </w:r>
          </w:p>
        </w:tc>
        <w:tc>
          <w:tcPr>
            <w:tcW w:w="2300" w:type="dxa"/>
          </w:tcPr>
          <w:p w14:paraId="1A6E11C8" w14:textId="4BAEAA0C" w:rsidR="3E2EF9B6" w:rsidRDefault="3E2EF9B6">
            <w:r>
              <w:t>Section 1 - Preparation and case build</w:t>
            </w:r>
          </w:p>
        </w:tc>
        <w:tc>
          <w:tcPr>
            <w:tcW w:w="1150" w:type="dxa"/>
          </w:tcPr>
          <w:p w14:paraId="308E4B22" w14:textId="448C90D0" w:rsidR="3E2EF9B6" w:rsidRDefault="3E2EF9B6">
            <w:r>
              <w:t>1-1 to 1-10</w:t>
            </w:r>
          </w:p>
        </w:tc>
        <w:tc>
          <w:tcPr>
            <w:tcW w:w="4660" w:type="dxa"/>
          </w:tcPr>
          <w:p w14:paraId="2A04C8B4" w14:textId="3D6A7794" w:rsidR="3E2EF9B6" w:rsidRDefault="3E2EF9B6">
            <w:r>
              <w:t>Start the ALPHA ingest first, then work the knowledge flags. Police the Cases window - two ALPHA cases instead of one breaks the whole day.</w:t>
            </w:r>
          </w:p>
        </w:tc>
      </w:tr>
      <w:tr w:rsidR="3E2EF9B6" w14:paraId="4D7556F6" w14:textId="77777777" w:rsidTr="44F79F81">
        <w:tc>
          <w:tcPr>
            <w:tcW w:w="1250" w:type="dxa"/>
          </w:tcPr>
          <w:p w14:paraId="65FEC45A" w14:textId="547FD809" w:rsidR="3E2EF9B6" w:rsidRDefault="3E2EF9B6">
            <w:r>
              <w:t>0900-1100</w:t>
            </w:r>
          </w:p>
        </w:tc>
        <w:tc>
          <w:tcPr>
            <w:tcW w:w="2300" w:type="dxa"/>
          </w:tcPr>
          <w:p w14:paraId="32496E4B" w14:textId="4D5DBECD" w:rsidR="3E2EF9B6" w:rsidRDefault="3E2EF9B6">
            <w:r>
              <w:t>Section 2 - ALPHA triage</w:t>
            </w:r>
          </w:p>
        </w:tc>
        <w:tc>
          <w:tcPr>
            <w:tcW w:w="1150" w:type="dxa"/>
          </w:tcPr>
          <w:p w14:paraId="2DC1E9B1" w14:textId="463BA591" w:rsidR="3E2EF9B6" w:rsidRDefault="3E2EF9B6">
            <w:r>
              <w:t>2-1 to 2-29</w:t>
            </w:r>
          </w:p>
        </w:tc>
        <w:tc>
          <w:tcPr>
            <w:tcW w:w="4660" w:type="dxa"/>
          </w:tcPr>
          <w:p w14:paraId="1561D839" w14:textId="3F198C55" w:rsidR="3E2EF9B6" w:rsidRDefault="3E2EF9B6">
            <w:r>
              <w:t>Longest section, 16 dataset flags. Tell the room to start the malware scan early and keep working.</w:t>
            </w:r>
          </w:p>
        </w:tc>
      </w:tr>
      <w:tr w:rsidR="3E2EF9B6" w14:paraId="2475924B" w14:textId="77777777" w:rsidTr="44F79F81">
        <w:tc>
          <w:tcPr>
            <w:tcW w:w="1250" w:type="dxa"/>
          </w:tcPr>
          <w:p w14:paraId="26BD85E3" w14:textId="562EECCA" w:rsidR="3E2EF9B6" w:rsidRDefault="3E2EF9B6">
            <w:r>
              <w:t>1100-1200</w:t>
            </w:r>
          </w:p>
        </w:tc>
        <w:tc>
          <w:tcPr>
            <w:tcW w:w="2300" w:type="dxa"/>
          </w:tcPr>
          <w:p w14:paraId="6B505BD8" w14:textId="4F0CD38E" w:rsidR="3E2EF9B6" w:rsidRDefault="3E2EF9B6">
            <w:r>
              <w:t>Section 3 - BRAVO validation</w:t>
            </w:r>
          </w:p>
        </w:tc>
        <w:tc>
          <w:tcPr>
            <w:tcW w:w="1150" w:type="dxa"/>
          </w:tcPr>
          <w:p w14:paraId="707DAA4B" w14:textId="47EABA52" w:rsidR="3E2EF9B6" w:rsidRDefault="3E2EF9B6">
            <w:r>
              <w:t>3-1 to 3-13</w:t>
            </w:r>
          </w:p>
        </w:tc>
        <w:tc>
          <w:tcPr>
            <w:tcW w:w="4660" w:type="dxa"/>
          </w:tcPr>
          <w:p w14:paraId="1AECC84A" w14:textId="40C8A116" w:rsidR="3E2EF9B6" w:rsidRDefault="3E2EF9B6">
            <w:r>
              <w:t>One continuous argument, not 13 lookups. Save the three image copies to separate folders.</w:t>
            </w:r>
          </w:p>
        </w:tc>
      </w:tr>
      <w:tr w:rsidR="3E2EF9B6" w14:paraId="2BCBC0E2" w14:textId="77777777" w:rsidTr="44F79F81">
        <w:tc>
          <w:tcPr>
            <w:tcW w:w="1250" w:type="dxa"/>
          </w:tcPr>
          <w:p w14:paraId="6F701F9B" w14:textId="57DE018B" w:rsidR="3E2EF9B6" w:rsidRDefault="3E2EF9B6">
            <w:r>
              <w:t>1200-1240</w:t>
            </w:r>
          </w:p>
        </w:tc>
        <w:tc>
          <w:tcPr>
            <w:tcW w:w="2300" w:type="dxa"/>
          </w:tcPr>
          <w:p w14:paraId="436647CC" w14:textId="50BBE84F" w:rsidR="3E2EF9B6" w:rsidRDefault="3E2EF9B6">
            <w:r>
              <w:t>Break</w:t>
            </w:r>
          </w:p>
        </w:tc>
        <w:tc>
          <w:tcPr>
            <w:tcW w:w="1150" w:type="dxa"/>
          </w:tcPr>
          <w:p w14:paraId="5BC20BC2" w14:textId="4999CF13" w:rsidR="3E2EF9B6" w:rsidRDefault="3E2EF9B6">
            <w:r>
              <w:t>-</w:t>
            </w:r>
          </w:p>
        </w:tc>
        <w:tc>
          <w:tcPr>
            <w:tcW w:w="4660" w:type="dxa"/>
          </w:tcPr>
          <w:p w14:paraId="3C682FCE" w14:textId="4277B5D7" w:rsidR="3E2EF9B6" w:rsidRDefault="3E2EF9B6">
            <w:r>
              <w:t>Lunch and reset.</w:t>
            </w:r>
          </w:p>
        </w:tc>
      </w:tr>
      <w:tr w:rsidR="3E2EF9B6" w14:paraId="72763B7A" w14:textId="77777777" w:rsidTr="44F79F81">
        <w:tc>
          <w:tcPr>
            <w:tcW w:w="1250" w:type="dxa"/>
          </w:tcPr>
          <w:p w14:paraId="6DDC3C69" w14:textId="598D164C" w:rsidR="3E2EF9B6" w:rsidRDefault="3E2EF9B6">
            <w:r>
              <w:t>1240-1450</w:t>
            </w:r>
          </w:p>
        </w:tc>
        <w:tc>
          <w:tcPr>
            <w:tcW w:w="2300" w:type="dxa"/>
          </w:tcPr>
          <w:p w14:paraId="6ADFFEA5" w14:textId="526AFD10" w:rsidR="3E2EF9B6" w:rsidRDefault="3E2EF9B6">
            <w:r>
              <w:t>Section 4 - CHARLIE</w:t>
            </w:r>
          </w:p>
        </w:tc>
        <w:tc>
          <w:tcPr>
            <w:tcW w:w="1150" w:type="dxa"/>
          </w:tcPr>
          <w:p w14:paraId="14BF854E" w14:textId="4B48E3D4" w:rsidR="3E2EF9B6" w:rsidRDefault="3E2EF9B6">
            <w:r>
              <w:t>4-1 to 4-27</w:t>
            </w:r>
          </w:p>
        </w:tc>
        <w:tc>
          <w:tcPr>
            <w:tcW w:w="4660" w:type="dxa"/>
          </w:tcPr>
          <w:p w14:paraId="78D3B01F" w14:textId="4426CA98" w:rsidR="3E2EF9B6" w:rsidRDefault="3E2EF9B6">
            <w:r>
              <w:t>Ingest is the gate - confirm every screen is processing in the first ten minutes. Start media classification early.</w:t>
            </w:r>
          </w:p>
        </w:tc>
      </w:tr>
      <w:tr w:rsidR="3E2EF9B6" w14:paraId="7A2DB36B" w14:textId="77777777" w:rsidTr="44F79F81">
        <w:tc>
          <w:tcPr>
            <w:tcW w:w="1250" w:type="dxa"/>
          </w:tcPr>
          <w:p w14:paraId="2D693FC7" w14:textId="5B3C2B0D" w:rsidR="3E2EF9B6" w:rsidRDefault="3E2EF9B6">
            <w:r>
              <w:t>1450-1545</w:t>
            </w:r>
          </w:p>
        </w:tc>
        <w:tc>
          <w:tcPr>
            <w:tcW w:w="2300" w:type="dxa"/>
          </w:tcPr>
          <w:p w14:paraId="41B2A141" w14:textId="541A11D1" w:rsidR="3E2EF9B6" w:rsidRDefault="3E2EF9B6">
            <w:r>
              <w:t>Section 5 - Dissemination</w:t>
            </w:r>
          </w:p>
        </w:tc>
        <w:tc>
          <w:tcPr>
            <w:tcW w:w="1150" w:type="dxa"/>
          </w:tcPr>
          <w:p w14:paraId="7FFDBE7F" w14:textId="4CF7F895" w:rsidR="3E2EF9B6" w:rsidRDefault="3E2EF9B6">
            <w:r>
              <w:t>5-1 to 5-10</w:t>
            </w:r>
          </w:p>
        </w:tc>
        <w:tc>
          <w:tcPr>
            <w:tcW w:w="4660" w:type="dxa"/>
          </w:tcPr>
          <w:p w14:paraId="3DC92ECF" w14:textId="45D5DF59" w:rsidR="3E2EF9B6" w:rsidRDefault="3E2EF9B6">
            <w:r>
              <w:t>Students who did not tag will discover it here. Do not rescue them.</w:t>
            </w:r>
          </w:p>
        </w:tc>
      </w:tr>
      <w:tr w:rsidR="3E2EF9B6" w14:paraId="250CEB9B" w14:textId="77777777" w:rsidTr="44F79F81">
        <w:tc>
          <w:tcPr>
            <w:tcW w:w="1250" w:type="dxa"/>
          </w:tcPr>
          <w:p w14:paraId="593A09CD" w14:textId="5CEB3FCE" w:rsidR="3E2EF9B6" w:rsidRDefault="3E2EF9B6">
            <w:r>
              <w:t>1545-1615</w:t>
            </w:r>
          </w:p>
        </w:tc>
        <w:tc>
          <w:tcPr>
            <w:tcW w:w="2300" w:type="dxa"/>
          </w:tcPr>
          <w:p w14:paraId="3EBE897E" w14:textId="55C92692" w:rsidR="3E2EF9B6" w:rsidRDefault="3E2EF9B6">
            <w:r>
              <w:t>Final flag</w:t>
            </w:r>
          </w:p>
        </w:tc>
        <w:tc>
          <w:tcPr>
            <w:tcW w:w="1150" w:type="dxa"/>
          </w:tcPr>
          <w:p w14:paraId="79C3BE01" w14:textId="4EA70D56" w:rsidR="3E2EF9B6" w:rsidRDefault="3E2EF9B6">
            <w:r>
              <w:t>5-11</w:t>
            </w:r>
          </w:p>
        </w:tc>
        <w:tc>
          <w:tcPr>
            <w:tcW w:w="4660" w:type="dxa"/>
          </w:tcPr>
          <w:p w14:paraId="5DF0AF57" w14:textId="4784F41A" w:rsidR="3E2EF9B6" w:rsidRDefault="3E2EF9B6">
            <w:r>
              <w:t>Protect this time. If late, cut from the middle of Section 4 rather than compressing this.</w:t>
            </w:r>
          </w:p>
        </w:tc>
      </w:tr>
      <w:tr w:rsidR="3E2EF9B6" w14:paraId="1777476C" w14:textId="77777777" w:rsidTr="44F79F81">
        <w:tc>
          <w:tcPr>
            <w:tcW w:w="1250" w:type="dxa"/>
          </w:tcPr>
          <w:p w14:paraId="29CAE111" w14:textId="5E9A548F" w:rsidR="3E2EF9B6" w:rsidRDefault="3E2EF9B6">
            <w:r>
              <w:t>1615-1645</w:t>
            </w:r>
          </w:p>
        </w:tc>
        <w:tc>
          <w:tcPr>
            <w:tcW w:w="2300" w:type="dxa"/>
          </w:tcPr>
          <w:p w14:paraId="2E9A955A" w14:textId="57783B53" w:rsidR="3E2EF9B6" w:rsidRDefault="3E2EF9B6">
            <w:r>
              <w:t>Debrief</w:t>
            </w:r>
          </w:p>
        </w:tc>
        <w:tc>
          <w:tcPr>
            <w:tcW w:w="1150" w:type="dxa"/>
          </w:tcPr>
          <w:p w14:paraId="406DB708" w14:textId="50562217" w:rsidR="3E2EF9B6" w:rsidRDefault="3E2EF9B6">
            <w:r>
              <w:t>-</w:t>
            </w:r>
          </w:p>
        </w:tc>
        <w:tc>
          <w:tcPr>
            <w:tcW w:w="4660" w:type="dxa"/>
          </w:tcPr>
          <w:p w14:paraId="67D6D27D" w14:textId="493408DB" w:rsidR="3E2EF9B6" w:rsidRDefault="3E2EF9B6">
            <w:r>
              <w:t>Work the costliest flag on the projector - the route, not the answer. Never read scores aloud.</w:t>
            </w:r>
          </w:p>
        </w:tc>
      </w:tr>
    </w:tbl>
    <w:p w14:paraId="42F92321" w14:textId="20094C96" w:rsidR="3E2EF9B6" w:rsidRDefault="3E2EF9B6" w:rsidP="3E2EF9B6">
      <w:pPr>
        <w:pStyle w:val="Heading2"/>
      </w:pPr>
      <w:bookmarkStart w:id="12" w:name="_Toc240371251"/>
      <w:bookmarkStart w:id="13" w:name="_Toc240370973"/>
      <w:r>
        <w:t>Critical pre-flight</w:t>
      </w:r>
      <w:bookmarkEnd w:id="12"/>
      <w:bookmarkEnd w:id="13"/>
    </w:p>
    <w:p w14:paraId="51740855" w14:textId="764BF983" w:rsidR="3E2EF9B6" w:rsidRDefault="5A00FF5E" w:rsidP="44F79F81">
      <w:pPr>
        <w:pStyle w:val="IntenseQuote"/>
      </w:pPr>
      <w:r>
        <w:t>Five things must be true before the first student sits down. Each is expanded in the preparation checklist later in this document.</w:t>
      </w:r>
    </w:p>
    <w:p w14:paraId="7B96F871" w14:textId="70E962D6" w:rsidR="3E2EF9B6" w:rsidRDefault="3E2EF9B6" w:rsidP="3E2EF9B6">
      <w:pPr>
        <w:pStyle w:val="ListBullet"/>
      </w:pPr>
      <w:r>
        <w:t>You have built all three cases yourself and know how long each ingest takes on your hardware.</w:t>
      </w:r>
      <w:r w:rsidR="00867481">
        <w:br/>
      </w:r>
    </w:p>
    <w:p w14:paraId="7FBA233A" w14:textId="4481A02E" w:rsidR="3E2EF9B6" w:rsidRDefault="3E2EF9B6" w:rsidP="3E2EF9B6">
      <w:pPr>
        <w:pStyle w:val="ListBullet"/>
      </w:pPr>
      <w:r>
        <w:t>You have worked all 38 dataset-dependent flags against your own build and keyed your own values into the form. The recorded values in this document are a sanity check, not an answer key.</w:t>
      </w:r>
      <w:r w:rsidR="00867481">
        <w:br/>
      </w:r>
    </w:p>
    <w:p w14:paraId="4BC4AEC8" w14:textId="3BEAE90A" w:rsidR="3E2EF9B6" w:rsidRDefault="3E2EF9B6" w:rsidP="3E2EF9B6">
      <w:pPr>
        <w:pStyle w:val="ListBullet"/>
      </w:pPr>
      <w:r>
        <w:t>The scoring form is a Quiz, not a Form. Shuffle is off, results show automatically, and the guide reference is pasted into the incorrect-answer message.</w:t>
      </w:r>
      <w:r w:rsidR="00867481">
        <w:br/>
      </w:r>
    </w:p>
    <w:p w14:paraId="36024415" w14:textId="3DFB06CA" w:rsidR="3E2EF9B6" w:rsidRDefault="3E2EF9B6" w:rsidP="3E2EF9B6">
      <w:pPr>
        <w:pStyle w:val="ListBullet"/>
      </w:pPr>
      <w:r>
        <w:t>Every workstation has the licence recognised, the Student Folder, Hasher, ExifTool, DCode, Grep.txt, PASettings.cnf, the hash set CSV, definitions64.msd, and a route to the form.</w:t>
      </w:r>
      <w:r w:rsidR="00867481">
        <w:br/>
      </w:r>
    </w:p>
    <w:p w14:paraId="6C742500" w14:textId="3D50E2FD" w:rsidR="3E2EF9B6" w:rsidRDefault="3E2EF9B6" w:rsidP="3E2EF9B6">
      <w:pPr>
        <w:pStyle w:val="ListBullet"/>
      </w:pPr>
      <w:r>
        <w:t>You have taken the form end to end yourself and confirmed it totals 970 points.</w:t>
      </w:r>
    </w:p>
    <w:p w14:paraId="429C3B9A" w14:textId="607CFCD6" w:rsidR="3E2EF9B6" w:rsidRDefault="3E2EF9B6" w:rsidP="3E2EF9B6">
      <w:pPr>
        <w:pStyle w:val="Heading2"/>
      </w:pPr>
      <w:bookmarkStart w:id="14" w:name="_Toc240371252"/>
      <w:bookmarkStart w:id="15" w:name="_Toc240370974"/>
      <w:r>
        <w:t>The coaching rule</w:t>
      </w:r>
      <w:bookmarkEnd w:id="14"/>
      <w:bookmarkEnd w:id="15"/>
    </w:p>
    <w:p w14:paraId="15B72FE0" w14:textId="79C0E696" w:rsidR="3E2EF9B6" w:rsidRPr="00867481" w:rsidRDefault="5A00FF5E" w:rsidP="00867481">
      <w:pPr>
        <w:rPr>
          <w:i/>
          <w:iCs/>
        </w:rPr>
      </w:pPr>
      <w:r w:rsidRPr="00867481">
        <w:rPr>
          <w:i/>
          <w:iCs/>
        </w:rPr>
        <w:t>Move the student one level up the problem, never one step closer to the answer. Read the ‘Where to find it’ line to yourself and give them the smallest part of it that restarts them - the area of the tool, or the fact that a filter is involved. Four questions restart almost anyone: What have you tried and what did it show you? Which area of the tool would this kind of data live in? Have you cleared your filters? If the answer looks wrong, what would a second source have to say for you to believe it? Give a stuck student three to four minutes, then leave them with one concrete next action or send them to the next flag.</w:t>
      </w:r>
    </w:p>
    <w:p w14:paraId="4FBC081B" w14:textId="68D3ACFD" w:rsidR="3E2EF9B6" w:rsidRDefault="3E2EF9B6" w:rsidP="3E2EF9B6">
      <w:pPr>
        <w:pStyle w:val="Heading2"/>
      </w:pPr>
      <w:bookmarkStart w:id="16" w:name="_Toc240371253"/>
      <w:bookmarkStart w:id="17" w:name="_Toc240370975"/>
      <w:r>
        <w:t>Where students predictably stall</w:t>
      </w:r>
      <w:bookmarkEnd w:id="16"/>
      <w:bookmarkEnd w:id="17"/>
    </w:p>
    <w:p w14:paraId="53AA9138" w14:textId="5E12F508" w:rsidR="3E2EF9B6" w:rsidRDefault="3E2EF9B6" w:rsidP="3E2EF9B6">
      <w:pPr>
        <w:pStyle w:val="ListBullet"/>
      </w:pPr>
      <w:r>
        <w:t>Filters left on from a previous flag. A count that is close to but not equal to your value is almost always this.</w:t>
      </w:r>
      <w:r w:rsidR="00867481">
        <w:br/>
      </w:r>
    </w:p>
    <w:p w14:paraId="6613837B" w14:textId="184F226E" w:rsidR="3E2EF9B6" w:rsidRDefault="3E2EF9B6" w:rsidP="3E2EF9B6">
      <w:pPr>
        <w:pStyle w:val="ListBullet"/>
      </w:pPr>
      <w:r>
        <w:t>Duplicates counted or not counted. Decide which figure you score and say so at the in-brief.</w:t>
      </w:r>
      <w:r w:rsidR="00867481">
        <w:br/>
      </w:r>
    </w:p>
    <w:p w14:paraId="3BFF935F" w14:textId="2EE8865E" w:rsidR="3E2EF9B6" w:rsidRDefault="3E2EF9B6" w:rsidP="3E2EF9B6">
      <w:pPr>
        <w:pStyle w:val="ListBullet"/>
      </w:pPr>
      <w:r>
        <w:t>Long-running jobs. The malware scan and media classification must be started early and left to run.</w:t>
      </w:r>
      <w:r w:rsidR="00867481">
        <w:br/>
      </w:r>
    </w:p>
    <w:p w14:paraId="211C5CAB" w14:textId="297784AA" w:rsidR="3E2EF9B6" w:rsidRDefault="3E2EF9B6" w:rsidP="3E2EF9B6">
      <w:pPr>
        <w:pStyle w:val="ListBullet"/>
      </w:pPr>
      <w:r>
        <w:t>Third-party tools. ExifTool is command-line based - the file is dragged onto the executable, not opened by it.</w:t>
      </w:r>
      <w:r w:rsidR="00867481">
        <w:br/>
      </w:r>
    </w:p>
    <w:p w14:paraId="5DB2F840" w14:textId="591BF7C9" w:rsidR="3E2EF9B6" w:rsidRDefault="3E2EF9B6" w:rsidP="3E2EF9B6">
      <w:pPr>
        <w:pStyle w:val="ListBullet"/>
      </w:pPr>
      <w:r>
        <w:t>Formatting rejections. Right answer, wrong spacing. Award it manually and fix the form before the next delivery.</w:t>
      </w:r>
    </w:p>
    <w:p w14:paraId="1AF8A7DB" w14:textId="11AF831B" w:rsidR="44F79F81" w:rsidRDefault="44F79F81">
      <w:r>
        <w:br w:type="page"/>
      </w:r>
    </w:p>
    <w:p w14:paraId="239AB8B4" w14:textId="1FCBB5E3" w:rsidR="34A207C3" w:rsidRDefault="34A207C3" w:rsidP="34A207C3">
      <w:pPr>
        <w:pStyle w:val="Heading1"/>
      </w:pPr>
      <w:bookmarkStart w:id="18" w:name="_Toc240371255"/>
      <w:bookmarkStart w:id="19" w:name="_Toc240370977"/>
      <w:r>
        <w:t>How to use this document</w:t>
      </w:r>
      <w:bookmarkEnd w:id="18"/>
      <w:bookmarkEnd w:id="19"/>
    </w:p>
    <w:p w14:paraId="6FF91BC6" w14:textId="5B550C5B" w:rsidR="34A207C3" w:rsidRDefault="34A207C3">
      <w:r>
        <w:t>This document is written for a facilitator who has never run this activity, and who may be newer to Inseyets Physical Analyzer than the students in the room. It assumes no prior knowledge of the scenario, the dataset, or the tool's menus. Everything you need to prepare, run, coach, score and debrief the day is here, and every answer is explained rather than just stated.</w:t>
      </w:r>
    </w:p>
    <w:p w14:paraId="36669308" w14:textId="3DB9EBF3" w:rsidR="34A207C3" w:rsidRDefault="34A207C3">
      <w:r>
        <w:t>It has two parts. Part 1 is the facilitator guide: what to do before class day, how to open the exercise, how to run each of the five sections, what to say when a student is stuck, and how to close the day. Part 2 is the answer sheet: every one of the 90 flags with its point value, its correct answer, a plain-language explanation of why that answer is correct, and the exact menu path a student should have followed to find it.</w:t>
      </w:r>
    </w:p>
    <w:p w14:paraId="5A2931AE" w14:textId="6C2E9279" w:rsidR="34A207C3" w:rsidRDefault="34A207C3">
      <w:r>
        <w:t xml:space="preserve">Read Part 1 end to end at least a week before you deliver. Print Part 2 double-sided and keep it on the podium; it is written to be read while walking the floor. Never hand Part 2 to a </w:t>
      </w:r>
      <w:r w:rsidR="00867481">
        <w:t>student and</w:t>
      </w:r>
      <w:r>
        <w:t xml:space="preserve"> never leave it open on a screen that faces the room.</w:t>
      </w:r>
    </w:p>
    <w:p w14:paraId="236201BB" w14:textId="5E9420AC" w:rsidR="34A207C3" w:rsidRDefault="34A207C3" w:rsidP="34A207C3">
      <w:pPr>
        <w:pStyle w:val="Heading2"/>
      </w:pPr>
      <w:bookmarkStart w:id="20" w:name="_Toc240371256"/>
      <w:bookmarkStart w:id="21" w:name="_Toc240370978"/>
      <w:r>
        <w:t>A note on the word 'flag'</w:t>
      </w:r>
      <w:bookmarkEnd w:id="20"/>
      <w:bookmarkEnd w:id="21"/>
    </w:p>
    <w:p w14:paraId="72C94E86" w14:textId="30ED41B8" w:rsidR="34A207C3" w:rsidRDefault="18A12FEF">
      <w:r>
        <w:t>Capture the Flag is a competition format borrowed from cybersecurity training. A 'flag' is simply one scored question. A student 'captures' a flag by finding the right answer in the evidence and submitting it to the scoring form. There is nothing to physically capture and nothing hidden in the room. If a student has never seen the format, tell them it is a question bank they work through in order, with immediate right-or-wrong feedback, and that is the whole of it.</w:t>
      </w:r>
    </w:p>
    <w:p w14:paraId="7B6EC9A6" w14:textId="11558234" w:rsidR="44F79F81" w:rsidRDefault="44F79F81">
      <w:r>
        <w:br w:type="page"/>
      </w:r>
    </w:p>
    <w:p w14:paraId="63F4E4C2" w14:textId="531CC2A4" w:rsidR="34A207C3" w:rsidRDefault="34A207C3" w:rsidP="34A207C3">
      <w:pPr>
        <w:pStyle w:val="Heading1"/>
      </w:pPr>
      <w:bookmarkStart w:id="22" w:name="_Toc240371257"/>
      <w:bookmarkStart w:id="23" w:name="_Toc240370979"/>
      <w:r>
        <w:t>Part 1 - Facilitator Guide</w:t>
      </w:r>
      <w:bookmarkEnd w:id="22"/>
      <w:bookmarkEnd w:id="23"/>
    </w:p>
    <w:p w14:paraId="7058CE1F" w14:textId="426B78C8" w:rsidR="34A207C3" w:rsidRDefault="34A207C3" w:rsidP="34A207C3">
      <w:pPr>
        <w:pStyle w:val="Heading2"/>
      </w:pPr>
      <w:bookmarkStart w:id="24" w:name="_Toc240371258"/>
      <w:bookmarkStart w:id="25" w:name="_Toc240370980"/>
      <w:r>
        <w:t>What this activity is, in plain language</w:t>
      </w:r>
      <w:bookmarkEnd w:id="24"/>
      <w:bookmarkEnd w:id="25"/>
    </w:p>
    <w:p w14:paraId="714A4799" w14:textId="1FC42961" w:rsidR="34A207C3" w:rsidRDefault="34A207C3">
      <w:r>
        <w:t>Students play a media exploitation cell supporting a military or intelligence task force. A raid on a freight warehouse has produced three mobile device extractions. A commander needs three intelligence questions answered by the end of the day, and everything briefed to him must be provable. The students work the three extractions in Inseyets Physical Analyzer, answer 90 questions as they go, and finish by writing a short intelligence assessment in their own words.</w:t>
      </w:r>
    </w:p>
    <w:p w14:paraId="409E184E" w14:textId="5C383687" w:rsidR="34A207C3" w:rsidRDefault="34A207C3">
      <w:r>
        <w:t>The scenario is fiction. The extractions are the same ones used in the course activities and mini-missions, so students are working data they have already seen - the difference is that nobody is walking them through it this time. That is the point of the day. The narrative exists to make the work feel consequential and to force the habit of validating a finding before reporting it.</w:t>
      </w:r>
    </w:p>
    <w:p w14:paraId="2E927D58" w14:textId="1854F180" w:rsidR="34A207C3" w:rsidRDefault="34A207C3">
      <w:r>
        <w:t>Your job is not to teach during the CTF. Your job is to keep the room moving, to unstick students without handing them answers, and to run a debrief at the end that turns the scoring into learning. The teaching already happened in Modules 1 through 6.</w:t>
      </w:r>
    </w:p>
    <w:p w14:paraId="71C3D72E" w14:textId="6807C59C" w:rsidR="34A207C3" w:rsidRDefault="34A207C3" w:rsidP="34A207C3">
      <w:pPr>
        <w:pStyle w:val="Heading2"/>
      </w:pPr>
      <w:bookmarkStart w:id="26" w:name="_Toc240371259"/>
      <w:bookmarkStart w:id="27" w:name="_Toc240370981"/>
      <w:r>
        <w:t>The three devices</w:t>
      </w:r>
      <w:bookmarkEnd w:id="26"/>
      <w:bookmarkEnd w:id="27"/>
    </w:p>
    <w:p w14:paraId="41DAD86F" w14:textId="3BCD177A" w:rsidR="34A207C3" w:rsidRDefault="34A207C3">
      <w:r>
        <w:t>Every question in the CTF refers to a device by its callsign. Know these three cold - a student asking 'which one is BRAVO again?' should get an instant answer.</w:t>
      </w:r>
    </w:p>
    <w:tbl>
      <w:tblPr>
        <w:tblStyle w:val="TableGrid"/>
        <w:tblW w:w="0" w:type="auto"/>
        <w:tblLook w:val="0000" w:firstRow="0" w:lastRow="0" w:firstColumn="0" w:lastColumn="0" w:noHBand="0" w:noVBand="0"/>
      </w:tblPr>
      <w:tblGrid>
        <w:gridCol w:w="2043"/>
        <w:gridCol w:w="2039"/>
        <w:gridCol w:w="2450"/>
        <w:gridCol w:w="2098"/>
      </w:tblGrid>
      <w:tr w:rsidR="34A207C3" w14:paraId="12E0760A" w14:textId="77777777" w:rsidTr="34A207C3">
        <w:tc>
          <w:tcPr>
            <w:tcW w:w="2340" w:type="dxa"/>
          </w:tcPr>
          <w:p w14:paraId="59E7E04E" w14:textId="799DC5CC" w:rsidR="34A207C3" w:rsidRDefault="34A207C3">
            <w:r>
              <w:t>Callsign</w:t>
            </w:r>
          </w:p>
        </w:tc>
        <w:tc>
          <w:tcPr>
            <w:tcW w:w="2340" w:type="dxa"/>
          </w:tcPr>
          <w:p w14:paraId="66922C22" w14:textId="727BAC90" w:rsidR="34A207C3" w:rsidRDefault="34A207C3">
            <w:r>
              <w:t>Device</w:t>
            </w:r>
          </w:p>
        </w:tc>
        <w:tc>
          <w:tcPr>
            <w:tcW w:w="2340" w:type="dxa"/>
          </w:tcPr>
          <w:p w14:paraId="7E340492" w14:textId="6B599354" w:rsidR="34A207C3" w:rsidRDefault="34A207C3">
            <w:r>
              <w:t>Student Folder extraction</w:t>
            </w:r>
          </w:p>
        </w:tc>
        <w:tc>
          <w:tcPr>
            <w:tcW w:w="2340" w:type="dxa"/>
          </w:tcPr>
          <w:p w14:paraId="3178C9D5" w14:textId="64377A18" w:rsidR="34A207C3" w:rsidRDefault="34A207C3">
            <w:r>
              <w:t>Role in scenario</w:t>
            </w:r>
          </w:p>
        </w:tc>
      </w:tr>
      <w:tr w:rsidR="34A207C3" w14:paraId="2868183F" w14:textId="77777777" w:rsidTr="34A207C3">
        <w:tc>
          <w:tcPr>
            <w:tcW w:w="2340" w:type="dxa"/>
          </w:tcPr>
          <w:p w14:paraId="633B8F36" w14:textId="7B4CDA8D" w:rsidR="34A207C3" w:rsidRDefault="34A207C3">
            <w:r>
              <w:t>ALPHA</w:t>
            </w:r>
          </w:p>
        </w:tc>
        <w:tc>
          <w:tcPr>
            <w:tcW w:w="2340" w:type="dxa"/>
          </w:tcPr>
          <w:p w14:paraId="701A1F5B" w14:textId="742AC151" w:rsidR="34A207C3" w:rsidRDefault="34A207C3">
            <w:r>
              <w:t>Samsung SM-G991U Galaxy S21 5G</w:t>
            </w:r>
          </w:p>
        </w:tc>
        <w:tc>
          <w:tcPr>
            <w:tcW w:w="2340" w:type="dxa"/>
          </w:tcPr>
          <w:p w14:paraId="3B789D23" w14:textId="6D08A815" w:rsidR="34A207C3" w:rsidRDefault="34A207C3">
            <w:r>
              <w:t>C - Drew Cheatham (File System Qualcomm Live 03 plus Advanced Logical 01)</w:t>
            </w:r>
          </w:p>
        </w:tc>
        <w:tc>
          <w:tcPr>
            <w:tcW w:w="2340" w:type="dxa"/>
          </w:tcPr>
          <w:p w14:paraId="2BE24E69" w14:textId="65E68ED9" w:rsidR="34A207C3" w:rsidRDefault="34A207C3">
            <w:r>
              <w:t>Yard leaseholder and facilitator. Two extractions, one case.</w:t>
            </w:r>
          </w:p>
        </w:tc>
      </w:tr>
      <w:tr w:rsidR="34A207C3" w14:paraId="3B98F735" w14:textId="77777777" w:rsidTr="34A207C3">
        <w:tc>
          <w:tcPr>
            <w:tcW w:w="2340" w:type="dxa"/>
          </w:tcPr>
          <w:p w14:paraId="1E18D0A0" w14:textId="7CFBEF4E" w:rsidR="34A207C3" w:rsidRDefault="34A207C3">
            <w:r>
              <w:t>BRAVO</w:t>
            </w:r>
          </w:p>
        </w:tc>
        <w:tc>
          <w:tcPr>
            <w:tcW w:w="2340" w:type="dxa"/>
          </w:tcPr>
          <w:p w14:paraId="6F039333" w14:textId="75D9D612" w:rsidR="34A207C3" w:rsidRDefault="34A207C3">
            <w:r>
              <w:t>Apple iPhone 12 (A2172)</w:t>
            </w:r>
          </w:p>
        </w:tc>
        <w:tc>
          <w:tcPr>
            <w:tcW w:w="2340" w:type="dxa"/>
          </w:tcPr>
          <w:p w14:paraId="699DCC03" w14:textId="6EB7BCD6" w:rsidR="34A207C3" w:rsidRDefault="34A207C3">
            <w:r>
              <w:t>D - Jay Walker (EvidenceCollection.ufd / .ufdx)</w:t>
            </w:r>
          </w:p>
        </w:tc>
        <w:tc>
          <w:tcPr>
            <w:tcW w:w="2340" w:type="dxa"/>
          </w:tcPr>
          <w:p w14:paraId="4C67B633" w14:textId="6795A39A" w:rsidR="34A207C3" w:rsidRDefault="34A207C3">
            <w:r>
              <w:t>Courier and targeting candidate. Everything proven twice.</w:t>
            </w:r>
          </w:p>
        </w:tc>
      </w:tr>
      <w:tr w:rsidR="34A207C3" w14:paraId="3C725698" w14:textId="77777777" w:rsidTr="34A207C3">
        <w:tc>
          <w:tcPr>
            <w:tcW w:w="2340" w:type="dxa"/>
          </w:tcPr>
          <w:p w14:paraId="25CEACF6" w14:textId="7EAB040F" w:rsidR="34A207C3" w:rsidRDefault="34A207C3">
            <w:r>
              <w:t>CHARLIE</w:t>
            </w:r>
          </w:p>
        </w:tc>
        <w:tc>
          <w:tcPr>
            <w:tcW w:w="2340" w:type="dxa"/>
          </w:tcPr>
          <w:p w14:paraId="6271A788" w14:textId="7788EAD3" w:rsidR="34A207C3" w:rsidRDefault="34A207C3">
            <w:r>
              <w:t>Apple iPhone, iTunes backup. See Flag 4-4 - the roster and the answer key disagree on the model.</w:t>
            </w:r>
          </w:p>
        </w:tc>
        <w:tc>
          <w:tcPr>
            <w:tcW w:w="2340" w:type="dxa"/>
          </w:tcPr>
          <w:p w14:paraId="4058EB5D" w14:textId="7066D197" w:rsidR="34A207C3" w:rsidRDefault="34A207C3">
            <w:r>
              <w:t>F - Manual Trabajo (iTunes Backup Extraction). Password: manny</w:t>
            </w:r>
          </w:p>
        </w:tc>
        <w:tc>
          <w:tcPr>
            <w:tcW w:w="2340" w:type="dxa"/>
          </w:tcPr>
          <w:p w14:paraId="6B806923" w14:textId="6944B85B" w:rsidR="34A207C3" w:rsidRDefault="34A207C3">
            <w:r>
              <w:t>Foreign-language node. Handset never recovered and still in circulation.</w:t>
            </w:r>
          </w:p>
        </w:tc>
      </w:tr>
    </w:tbl>
    <w:p w14:paraId="2DF26A1D" w14:textId="617F3649" w:rsidR="34A207C3" w:rsidRDefault="34A207C3" w:rsidP="34A207C3">
      <w:pPr>
        <w:pStyle w:val="Heading2"/>
      </w:pPr>
      <w:bookmarkStart w:id="28" w:name="_Toc240370982"/>
      <w:bookmarkStart w:id="29" w:name="_Toc240371260"/>
      <w:r>
        <w:t>Before class day: your preparation checklist</w:t>
      </w:r>
      <w:bookmarkEnd w:id="28"/>
      <w:bookmarkEnd w:id="29"/>
    </w:p>
    <w:p w14:paraId="2B2F4064" w14:textId="67B58386" w:rsidR="34A207C3" w:rsidRDefault="34A207C3">
      <w:r>
        <w:t>Preparation is the single biggest predictor of whether this day goes well. Thirty-eight of the ninety flags are dataset-dependent, which means the correct answer is whatever the classroom image actually contains on the version of the software you are running. Those answers cannot be taken on trust from any document, including this one. You must produce them yourself, once, and key them into the scoring form before a student sees it. Budget a full day for first-time preparation and about two hours for each subsequent delivery on the same dataset.</w:t>
      </w:r>
    </w:p>
    <w:p w14:paraId="13E42DD4" w14:textId="34E1A5F2" w:rsidR="34A207C3" w:rsidRDefault="7482826F" w:rsidP="4534B71C">
      <w:pPr>
        <w:pStyle w:val="Heading3"/>
      </w:pPr>
      <w:bookmarkStart w:id="30" w:name="_Toc240370983"/>
      <w:bookmarkStart w:id="31" w:name="_Toc240371261"/>
      <w:r>
        <w:t>Step 1 - Build all three cases yourself (allow two hours)</w:t>
      </w:r>
      <w:bookmarkEnd w:id="30"/>
      <w:bookmarkEnd w:id="31"/>
    </w:p>
    <w:p w14:paraId="6B618602" w14:textId="1C631DB5" w:rsidR="34A207C3" w:rsidRDefault="34A207C3">
      <w:r>
        <w:t>Sit at a student workstation and build the exercise exactly as a student will. Create the ALPHA case from the Drew Cheatham extractions, loading the File System extraction first and then adding the Advanced Logical through Edit case, Add evidence, Load extraction so that both appear in one case. Create the BRAVO case from the Jay Walker EvidenceCollection files. Create the CHARLIE case from the Manual Trabajo iTunes backup using Open (Advanced), and enter the backup password manny when prompted.</w:t>
      </w:r>
    </w:p>
    <w:p w14:paraId="351A280F" w14:textId="2C4250D9" w:rsidR="34A207C3" w:rsidRDefault="34A207C3">
      <w:r>
        <w:t>Doing this yourself is not optional. It tells you how long processing takes on your hardware, which is the number you need to build a realistic timetable, and it surfaces any problem with the dataset while you still have time to fix it. If ingest of the ALPHA file system extraction takes forty minutes on your machines, the students cannot be expected to finish Section 1 in thirty.</w:t>
      </w:r>
    </w:p>
    <w:p w14:paraId="5B2D4772" w14:textId="5B7BD8BC" w:rsidR="34A207C3" w:rsidRDefault="34A207C3" w:rsidP="34A207C3">
      <w:pPr>
        <w:pStyle w:val="Heading3"/>
      </w:pPr>
      <w:bookmarkStart w:id="32" w:name="_Toc240371262"/>
      <w:bookmarkStart w:id="33" w:name="_Toc240370984"/>
      <w:r>
        <w:t>Step 2 - Work the dataset-dependent flags and record what you see (allow 90 minutes)</w:t>
      </w:r>
      <w:bookmarkEnd w:id="32"/>
      <w:bookmarkEnd w:id="33"/>
    </w:p>
    <w:p w14:paraId="477F6594" w14:textId="218C3ABE" w:rsidR="34A207C3" w:rsidRDefault="34A207C3">
      <w:r>
        <w:t>Part 2 of this document marks every dataset-dependent flag and gives the exact navigation path to it. Work down that list against your own three cases and write the observed value beside each one. The activity document carries values recorded against the dataset on 28 August 2026 - treat those as a sanity check, not as an answer key. If your number differs from the recorded value by a small margin, your version of the software has counted something differently and your number is the correct one for your class. If it differs wildly, you have probably applied a filter the question did not ask for; work it again before you accept it.</w:t>
      </w:r>
    </w:p>
    <w:p w14:paraId="252A8DA9" w14:textId="39DC5EEB" w:rsidR="34A207C3" w:rsidRDefault="34A207C3">
      <w:r>
        <w:t>Two categories of dataset flag deserve particular attention. Counts and totals - image counts, timeline event counts, classification counts - move between software releases and between processing runs, and the activity document says so explicitly on several of them. Student-generated answers - the tag count in a Tags Only report, the file name of a report a student produced - cannot be keyed at all and must be scored individually against what that student actually did.</w:t>
      </w:r>
    </w:p>
    <w:p w14:paraId="2606C48B" w14:textId="443087DE" w:rsidR="34A207C3" w:rsidRDefault="34A207C3">
      <w:r>
        <w:t>One dataset flag has no recorded answer in the activity document at all: the malware detection count on ALPHA. You must produce that number yourself. See the known-issues list below, because that flag has a timing problem as well as a missing answer.</w:t>
      </w:r>
    </w:p>
    <w:p w14:paraId="5FC38371" w14:textId="778BC3C6" w:rsidR="34A207C3" w:rsidRDefault="34A207C3" w:rsidP="34A207C3">
      <w:pPr>
        <w:pStyle w:val="Heading3"/>
      </w:pPr>
      <w:bookmarkStart w:id="34" w:name="_Toc240370985"/>
      <w:bookmarkStart w:id="35" w:name="_Toc240371263"/>
      <w:r>
        <w:t>Step 3 - Build and publish the scoring form (allow two to three hours the first time)</w:t>
      </w:r>
      <w:bookmarkEnd w:id="34"/>
      <w:bookmarkEnd w:id="35"/>
    </w:p>
    <w:p w14:paraId="484695D8" w14:textId="2A387BA0" w:rsidR="34A207C3" w:rsidRDefault="34A207C3">
      <w:r>
        <w:t>The activity is delivered through a Microsoft Form that grades most answers the moment a student submits them. That immediate feedback is what makes the exercise self-correcting: a wrong answer sends the student back to the tool instead of letting them carry a bad finding into the final assessment. Build it as follows.</w:t>
      </w:r>
    </w:p>
    <w:p w14:paraId="53D26863" w14:textId="59483C06" w:rsidR="34A207C3" w:rsidRDefault="34A207C3" w:rsidP="34A207C3">
      <w:pPr>
        <w:pStyle w:val="ListBullet"/>
      </w:pPr>
      <w:r>
        <w:t>Create a new Quiz in Microsoft Forms, not a Form. Only a Quiz supports correct answers, point values and automatic scoring. This is the single most common setup mistake and it is not recoverable without rebuilding.</w:t>
      </w:r>
    </w:p>
    <w:p w14:paraId="4499AB56" w14:textId="4B0DCDC3" w:rsidR="34A207C3" w:rsidRDefault="34A207C3" w:rsidP="34A207C3">
      <w:pPr>
        <w:pStyle w:val="ListBullet"/>
      </w:pPr>
      <w:r>
        <w:t>Turn on Show results automatically in Settings, and turn Shuffle questions OFF. The sections are sequential and the order matters.</w:t>
      </w:r>
    </w:p>
    <w:p w14:paraId="4D91FB89" w14:textId="495723C3" w:rsidR="34A207C3" w:rsidRDefault="34A207C3" w:rsidP="34A207C3">
      <w:pPr>
        <w:pStyle w:val="ListBullet"/>
      </w:pPr>
      <w:r>
        <w:t>Create five sections in the form, named for the five sections of the activity, and paste each section inject into the section description so the narrative carries through.</w:t>
      </w:r>
    </w:p>
    <w:p w14:paraId="72C37EFA" w14:textId="707E9F8F" w:rsidR="34A207C3" w:rsidRDefault="34A207C3" w:rsidP="34A207C3">
      <w:pPr>
        <w:pStyle w:val="ListBullet"/>
      </w:pPr>
      <w:r>
        <w:t>Add each row of the master table as one question. The bracketed code in the question text tells you the Forms question type: SA is a short text answer, NUM is text with a number restriction, MC is single-choice, MS is choice with Multiple answers enabled, and LONG is text with the long answer option turned on. Thirteen questions in Sections 2 and 4 carry no bracketed code; Part 2 of this document tells you which type to use for each.</w:t>
      </w:r>
    </w:p>
    <w:p w14:paraId="42A16528" w14:textId="5C724EC0" w:rsidR="34A207C3" w:rsidRDefault="34A207C3" w:rsidP="34A207C3">
      <w:pPr>
        <w:pStyle w:val="ListBullet"/>
      </w:pPr>
      <w:r>
        <w:t>For short-answer and numeric questions, add the obvious formatting variants as additional accepted answers. Ctrl+T and ctrl t should both score. A phone number should score with and without punctuation. A file name should score with and without its extension where that is not the point of the question. Students lose flags to formatting far more often than to knowledge, and every one of those is an argument you will have to arbitrate on the floor.</w:t>
      </w:r>
    </w:p>
    <w:p w14:paraId="77A60342" w14:textId="163760B9" w:rsidR="34A207C3" w:rsidRDefault="34A207C3" w:rsidP="34A207C3">
      <w:pPr>
        <w:pStyle w:val="ListBullet"/>
      </w:pPr>
      <w:r>
        <w:t>For multiple-answer questions, mark every correct option. Forms scores the item only when all correct options and no incorrect options are selected, so a student who picks two of three correct answers gets nothing. Tell the class this at the in-brief.</w:t>
      </w:r>
    </w:p>
    <w:p w14:paraId="1A46EC21" w14:textId="3F817EFC" w:rsidR="34A207C3" w:rsidRDefault="34A207C3" w:rsidP="34A207C3">
      <w:pPr>
        <w:pStyle w:val="ListBullet"/>
      </w:pPr>
      <w:r>
        <w:t>Paste the guide reference into the Message for incorrect answers field on every question that has one. A student who misses a flag is then pointed straight at the page in the participant guide that teaches it. This is the highest-value setting in the entire form and it costs you nothing at delivery time.</w:t>
      </w:r>
    </w:p>
    <w:p w14:paraId="61C7FBDD" w14:textId="5047FDD4" w:rsidR="34A207C3" w:rsidRDefault="34A207C3">
      <w:r>
        <w:t>For the two rubric-scored long answers, set the point value to zero in Forms and score them by hand against the rubric in Part 2. Forms cannot grade free text. Add those points to the student's total on paper, or award them through Forms' manual review feature if you are comfortable with it.</w:t>
      </w:r>
    </w:p>
    <w:p w14:paraId="73B2CAA6" w14:textId="426113F5" w:rsidR="34A207C3" w:rsidRDefault="34A207C3">
      <w:r>
        <w:t>Before you publish, take the form yourself end to end as a student, entering the answers from Part 2. You are checking two things: that every correct answer actually scores, and that the point total comes to 970. A form that rejects its own answer key is the worst thing that can happen to you in front of a class.</w:t>
      </w:r>
    </w:p>
    <w:p w14:paraId="54A840E2" w14:textId="35314F0F" w:rsidR="34A207C3" w:rsidRDefault="34A207C3" w:rsidP="34A207C3">
      <w:pPr>
        <w:pStyle w:val="Heading3"/>
      </w:pPr>
      <w:bookmarkStart w:id="36" w:name="_Toc240371264"/>
      <w:bookmarkStart w:id="37" w:name="_Toc240370986"/>
      <w:r>
        <w:t>Step 4 - Stage the software and files on every workstation</w:t>
      </w:r>
      <w:bookmarkEnd w:id="36"/>
      <w:bookmarkEnd w:id="37"/>
    </w:p>
    <w:p w14:paraId="24701BF8" w14:textId="39F4ABFF" w:rsidR="34A207C3" w:rsidRDefault="34A207C3">
      <w:r>
        <w:t>Walk every machine and confirm each of the following. Do not accept an image build on faith; open the folders and look.</w:t>
      </w:r>
    </w:p>
    <w:p w14:paraId="20550EBC" w14:textId="2AD0D5E7" w:rsidR="34A207C3" w:rsidRDefault="34A207C3" w:rsidP="34A207C3">
      <w:pPr>
        <w:pStyle w:val="ListBullet"/>
      </w:pPr>
      <w:r>
        <w:t>Inseyets Physical Analyzer installed and licensed, and the licence actually recognised. A dongle that has not been inserted since the last student used the machine will stop that student at flag one.</w:t>
      </w:r>
    </w:p>
    <w:p w14:paraId="30AB99CC" w14:textId="39D10FD2" w:rsidR="34A207C3" w:rsidRDefault="34A207C3" w:rsidP="34A207C3">
      <w:pPr>
        <w:pStyle w:val="ListBullet"/>
      </w:pPr>
      <w:r>
        <w:t>The course Student Folder present, including the B - Extractions directory with the Drew Cheatham, Jay Walker and Manual Trabajo extractions, the software directory containing Hasher, ExifTool and DCode, and the C - Other Files directory containing Grep.txt.</w:t>
      </w:r>
    </w:p>
    <w:p w14:paraId="2D287404" w14:textId="5616A388" w:rsidR="34A207C3" w:rsidRDefault="34A207C3" w:rsidP="34A207C3">
      <w:pPr>
        <w:pStyle w:val="ListBullet"/>
      </w:pPr>
      <w:r>
        <w:t>The supplied PASettings.cnf configuration file and the Drew Cheatham hash set CSV, in a location you can direct students to by name.</w:t>
      </w:r>
    </w:p>
    <w:p w14:paraId="67292103" w14:textId="3A4F6C2C" w:rsidR="34A207C3" w:rsidRDefault="34A207C3" w:rsidP="34A207C3">
      <w:pPr>
        <w:pStyle w:val="ListBullet"/>
      </w:pPr>
      <w:r>
        <w:t>The BitDefender definitions file, definitions64.msd, staged locally. The classroom workstations are treated as air-gapped, so the malware signature update has to come from this donor file rather than from the internet.</w:t>
      </w:r>
    </w:p>
    <w:p w14:paraId="77EFD2B9" w14:textId="3EFB0373" w:rsidR="34A207C3" w:rsidRDefault="34A207C3" w:rsidP="34A207C3">
      <w:pPr>
        <w:pStyle w:val="ListBullet"/>
      </w:pPr>
      <w:r>
        <w:t>Access to the scoring form from the student workstations. If the exploitation machines are genuinely offline, students need a second device - a phone or a separate laptop - to submit flags on. Work this out before class day, not at 0805.</w:t>
      </w:r>
    </w:p>
    <w:p w14:paraId="47FE7B42" w14:textId="69F36119" w:rsidR="34A207C3" w:rsidRDefault="34A207C3" w:rsidP="34A207C3">
      <w:pPr>
        <w:pStyle w:val="Heading3"/>
      </w:pPr>
      <w:bookmarkStart w:id="38" w:name="_Toc240370987"/>
      <w:bookmarkStart w:id="39" w:name="_Toc240371265"/>
      <w:r>
        <w:t>Step 5</w:t>
      </w:r>
      <w:del w:id="40" w:author="Erik Adams" w:date="2026-09-16T17:49:00Z" w16du:dateUtc="2026-09-16T17:49:13Z">
        <w:r w:rsidDel="34A207C3">
          <w:delText xml:space="preserve"> - </w:delText>
        </w:r>
      </w:del>
      <w:ins w:id="41" w:author="Erik Adams" w:date="2026-09-16T17:49:00Z" w16du:dateUtc="2026-09-16T17:49:24Z">
        <w:r w:rsidR="789F6A28">
          <w:t xml:space="preserve"> – Key items to note regarding the activity document</w:t>
        </w:r>
      </w:ins>
      <w:del w:id="42" w:author="Erik Adams" w:date="2026-09-16T17:49:00Z" w16du:dateUtc="2026-09-16T17:49:04Z">
        <w:r w:rsidDel="34A207C3">
          <w:delText>Correct the known issues in the activity document</w:delText>
        </w:r>
      </w:del>
      <w:bookmarkEnd w:id="38"/>
      <w:bookmarkEnd w:id="39"/>
    </w:p>
    <w:p w14:paraId="55DC06A9" w14:textId="27658B1E" w:rsidR="34A207C3" w:rsidRDefault="34A207C3">
      <w:r>
        <w:t>Th</w:t>
      </w:r>
      <w:ins w:id="43" w:author="Erik Adams" w:date="2026-09-17T20:41:00Z" w16du:dateUtc="2026-09-17T20:41:05Z">
        <w:r w:rsidR="35B4ACDC">
          <w:t xml:space="preserve">is section will provide you </w:t>
        </w:r>
      </w:ins>
      <w:ins w:id="44" w:author="Erik Adams" w:date="2026-09-17T20:41:00Z" w16du:dateUtc="2026-09-17T20:41:12Z">
        <w:r w:rsidR="35B4ACDC">
          <w:t xml:space="preserve">some clarifying </w:t>
        </w:r>
      </w:ins>
      <w:ins w:id="45" w:author="Erik Adams" w:date="2026-09-17T20:41:00Z" w16du:dateUtc="2026-09-17T20:41:18Z">
        <w:r w:rsidR="35B4ACDC">
          <w:t xml:space="preserve">information regarding the </w:t>
        </w:r>
      </w:ins>
      <w:ins w:id="46" w:author="Erik Adams" w:date="2026-09-17T20:41:00Z" w16du:dateUtc="2026-09-17T20:41:26Z">
        <w:r w:rsidR="35B4ACDC">
          <w:t>activity</w:t>
        </w:r>
      </w:ins>
      <w:ins w:id="47" w:author="Erik Adams" w:date="2026-09-17T20:41:00Z" w16du:dateUtc="2026-09-17T20:41:18Z">
        <w:r w:rsidR="35B4ACDC">
          <w:t xml:space="preserve"> </w:t>
        </w:r>
      </w:ins>
      <w:ins w:id="48" w:author="Erik Adams" w:date="2026-09-17T20:41:00Z" w16du:dateUtc="2026-09-17T20:41:24Z">
        <w:r w:rsidR="35B4ACDC">
          <w:t xml:space="preserve">document </w:t>
        </w:r>
      </w:ins>
      <w:ins w:id="49" w:author="Erik Adams" w:date="2026-09-17T20:41:00Z" w16du:dateUtc="2026-09-17T20:41:26Z">
        <w:r w:rsidR="35B4ACDC">
          <w:t xml:space="preserve">to assist you with </w:t>
        </w:r>
      </w:ins>
      <w:ins w:id="50" w:author="Erik Adams" w:date="2026-09-17T20:42:00Z" w16du:dateUtc="2026-09-17T20:42:17Z">
        <w:r w:rsidR="59638781">
          <w:t xml:space="preserve">consistent </w:t>
        </w:r>
      </w:ins>
      <w:ins w:id="51" w:author="Erik Adams" w:date="2026-09-17T20:41:00Z" w16du:dateUtc="2026-09-17T20:41:26Z">
        <w:r w:rsidR="35B4ACDC">
          <w:t xml:space="preserve">delivery and </w:t>
        </w:r>
      </w:ins>
      <w:ins w:id="52" w:author="Erik Adams" w:date="2026-09-17T20:41:00Z" w16du:dateUtc="2026-09-17T20:41:24Z">
        <w:r w:rsidR="35B4ACDC">
          <w:t xml:space="preserve">in the instance </w:t>
        </w:r>
      </w:ins>
      <w:ins w:id="53" w:author="Erik Adams" w:date="2026-09-17T20:42:00Z" w16du:dateUtc="2026-09-17T20:42:22Z">
        <w:r w:rsidR="733FEA96">
          <w:t>questions arise</w:t>
        </w:r>
      </w:ins>
      <w:ins w:id="54" w:author="Erik Adams" w:date="2026-09-17T20:41:00Z" w16du:dateUtc="2026-09-17T20:41:26Z">
        <w:r w:rsidR="35B4ACDC">
          <w:t xml:space="preserve"> in class. </w:t>
        </w:r>
      </w:ins>
      <w:del w:id="55" w:author="Erik Adams" w:date="2026-09-17T20:41:00Z" w16du:dateUtc="2026-09-17T20:41:31Z">
        <w:r>
          <w:delText>e activity document carries several internal inconsistencies from its most recent revision. None of them prevent delivery, but each one will cost you time or credibility in front of the class if you meet it cold. Resolve them while you are building the form.</w:delText>
        </w:r>
      </w:del>
    </w:p>
    <w:p w14:paraId="273F937C" w14:textId="24020050" w:rsidR="34A207C3" w:rsidRDefault="34A207C3" w:rsidP="34A207C3">
      <w:pPr>
        <w:pStyle w:val="ListBullet"/>
        <w:rPr>
          <w:del w:id="56" w:author="Erik Adams" w:date="2026-09-16T14:00:00Z" w16du:dateUtc="2026-09-16T14:00:18Z"/>
        </w:rPr>
      </w:pPr>
      <w:del w:id="57" w:author="Erik Adams" w:date="2026-09-16T14:00:00Z" w16du:dateUtc="2026-09-16T14:00:18Z">
        <w:r w:rsidDel="4D9A4A74">
          <w:delText xml:space="preserve">Flag counts in the section injects are wrong for three sections. </w:delText>
        </w:r>
      </w:del>
      <w:del w:id="58" w:author="Erik Adams" w:date="2026-09-16T13:58:00Z" w16du:dateUtc="2026-09-16T13:58:59Z">
        <w:r w:rsidDel="4D9A4A74">
          <w:delText>The Section 1 inject says 11 flags but the table holds 10. Section 2 says 21 flags and holds 29</w:delText>
        </w:r>
      </w:del>
      <w:del w:id="59" w:author="Erik Adams" w:date="2026-09-16T14:00:00Z" w16du:dateUtc="2026-09-16T14:00:18Z">
        <w:r w:rsidDel="4D9A4A74">
          <w:delText>.</w:delText>
        </w:r>
      </w:del>
      <w:del w:id="60" w:author="Erik Adams" w:date="2026-09-16T13:59:00Z" w16du:dateUtc="2026-09-16T13:59:59Z">
        <w:r w:rsidDel="4D9A4A74">
          <w:delText xml:space="preserve"> Section 4 says 22 flags and holds 27.</w:delText>
        </w:r>
      </w:del>
      <w:del w:id="61" w:author="Erik Adams" w:date="2026-09-16T14:00:00Z" w16du:dateUtc="2026-09-16T14:00:18Z">
        <w:r w:rsidDel="4D9A4A74">
          <w:delText xml:space="preserve"> The point totals in the injects are correct in every case, and the grand total of 90 flags and 970 points is correct. Correct the inject text or simply do not read those numbers aloud.</w:delText>
        </w:r>
      </w:del>
    </w:p>
    <w:p w14:paraId="644278B4" w14:textId="6E585767" w:rsidR="34A207C3" w:rsidRDefault="34A207C3" w:rsidP="34A207C3">
      <w:pPr>
        <w:pStyle w:val="ListBullet"/>
      </w:pPr>
      <w:del w:id="62" w:author="Erik Adams" w:date="2026-09-16T17:45:00Z" w16du:dateUtc="2026-09-16T17:45:44Z">
        <w:r w:rsidDel="34A207C3">
          <w:delText xml:space="preserve">The number column in the master table is empty. The questions carry no flag numbers, which makes it hard for a student to tell you which flag they are stuck on. </w:delText>
        </w:r>
      </w:del>
      <w:ins w:id="63" w:author="Erik Adams" w:date="2026-09-16T17:46:00Z" w16du:dateUtc="2026-09-16T17:46:51Z">
        <w:r w:rsidR="72FD0B12">
          <w:t xml:space="preserve">Referencing and discussing </w:t>
        </w:r>
      </w:ins>
      <w:ins w:id="64" w:author="Erik Adams" w:date="2026-09-16T17:47:00Z" w16du:dateUtc="2026-09-16T17:47:36Z">
        <w:r w:rsidR="72FD0B12">
          <w:t xml:space="preserve">questions based on flag number will ensure </w:t>
        </w:r>
        <w:r w:rsidR="095154D7">
          <w:t xml:space="preserve">effective communication between the instructor and the students. </w:t>
        </w:r>
      </w:ins>
      <w:r>
        <w:t>Part 2 of this document numbers every flag by section and position - Flag 2-14 is the fourteenth question in Section 2 - and you should number the form questions the same way so that the room shares one vocabulary.</w:t>
      </w:r>
    </w:p>
    <w:p w14:paraId="4E74D93F" w14:textId="2EA128D3" w:rsidR="34A207C3" w:rsidRDefault="4D9A4A74" w:rsidP="34A207C3">
      <w:pPr>
        <w:pStyle w:val="ListBullet"/>
      </w:pPr>
      <w:r>
        <w:t xml:space="preserve">The CHARLIE device identity conflicts </w:t>
      </w:r>
      <w:ins w:id="65" w:author="Erik Adams" w:date="2026-09-16T13:49:00Z" w16du:dateUtc="2026-09-16T13:49:31Z">
        <w:r w:rsidR="1A1943E7">
          <w:t xml:space="preserve">between the naming convention of the extraction that is </w:t>
        </w:r>
      </w:ins>
      <w:ins w:id="66" w:author="Erik Adams" w:date="2026-09-16T14:00:00Z" w16du:dateUtc="2026-09-16T14:00:44Z">
        <w:r w:rsidR="1AD65597">
          <w:t xml:space="preserve">being </w:t>
        </w:r>
      </w:ins>
      <w:ins w:id="67" w:author="Erik Adams" w:date="2026-09-16T13:49:00Z" w16du:dateUtc="2026-09-16T13:49:31Z">
        <w:r w:rsidR="1A1943E7">
          <w:t xml:space="preserve">loaded, and what the actual model is reported to be. </w:t>
        </w:r>
      </w:ins>
      <w:del w:id="68" w:author="Erik Adams" w:date="2026-09-16T13:48:00Z" w16du:dateUtc="2026-09-16T13:48:56Z">
        <w:r w:rsidR="34A207C3" w:rsidDel="4D9A4A74">
          <w:delText>between two places in the activity document</w:delText>
        </w:r>
      </w:del>
      <w:r>
        <w:t>. The device roster lists CHARLIE as an Apple iPhone 5S belonging to Manual Trabajo</w:t>
      </w:r>
      <w:ins w:id="69" w:author="Erik Adams" w:date="2026-09-16T13:51:00Z" w16du:dateUtc="2026-09-16T13:51:48Z">
        <w:r w:rsidR="4B787923">
          <w:t xml:space="preserve"> due to the extraction being labeled as such. </w:t>
        </w:r>
      </w:ins>
      <w:del w:id="70" w:author="Erik Adams" w:date="2026-09-16T13:51:00Z" w16du:dateUtc="2026-09-16T13:51:50Z">
        <w:r w:rsidR="34A207C3" w:rsidDel="4D9A4A74">
          <w:delText xml:space="preserve">, </w:delText>
        </w:r>
      </w:del>
      <w:ins w:id="71" w:author="Erik Adams" w:date="2026-09-16T13:51:00Z" w16du:dateUtc="2026-09-16T13:51:53Z">
        <w:r w:rsidR="74451CFF">
          <w:t xml:space="preserve">However, </w:t>
        </w:r>
      </w:ins>
      <w:ins w:id="72" w:author="Erik Adams" w:date="2026-09-16T13:52:00Z" w16du:dateUtc="2026-09-16T13:52:37Z">
        <w:r w:rsidR="74451CFF">
          <w:t>when the students look at the Device info they will find that it is a</w:t>
        </w:r>
      </w:ins>
      <w:ins w:id="73" w:author="Erik Adams" w:date="2026-09-16T14:01:00Z" w16du:dateUtc="2026-09-16T14:01:36Z">
        <w:r w:rsidR="04DCFFB6">
          <w:t>n</w:t>
        </w:r>
      </w:ins>
      <w:ins w:id="74" w:author="Erik Adams" w:date="2026-09-16T13:52:00Z" w16du:dateUtc="2026-09-16T13:52:37Z">
        <w:r w:rsidR="74451CFF">
          <w:t xml:space="preserve"> iPhone 12 Mini, and </w:t>
        </w:r>
      </w:ins>
      <w:del w:id="75" w:author="Erik Adams" w:date="2026-09-16T13:52:00Z" w16du:dateUtc="2026-09-16T13:52:38Z">
        <w:r w:rsidR="34A207C3" w:rsidDel="4D9A4A74">
          <w:delText>but</w:delText>
        </w:r>
      </w:del>
      <w:r>
        <w:t xml:space="preserve"> the answer key for the CHARLIE model flag records iPhone 12 Mini. </w:t>
      </w:r>
      <w:ins w:id="76" w:author="Erik Adams" w:date="2026-09-16T13:53:00Z" w16du:dateUtc="2026-09-16T13:53:59Z">
        <w:r w:rsidR="540E5F70">
          <w:t>(</w:t>
        </w:r>
      </w:ins>
      <w:ins w:id="77" w:author="Erik Adams" w:date="2026-09-16T14:01:00Z" w16du:dateUtc="2026-09-16T14:01:47Z">
        <w:r w:rsidR="3986A2C3">
          <w:t>For</w:t>
        </w:r>
      </w:ins>
      <w:ins w:id="78" w:author="Erik Adams" w:date="2026-09-16T13:53:00Z" w16du:dateUtc="2026-09-16T13:53:59Z">
        <w:r w:rsidR="540E5F70">
          <w:t xml:space="preserve"> context this data was from an iPhone 5s originally that was transferred to an iPhone 12 mini</w:t>
        </w:r>
      </w:ins>
      <w:ins w:id="79" w:author="Erik Adams" w:date="2026-09-16T13:54:00Z" w16du:dateUtc="2026-09-16T13:54:19Z">
        <w:r w:rsidR="540E5F70">
          <w:t xml:space="preserve"> and backed up from the iPhone 12 mini</w:t>
        </w:r>
        <w:r w:rsidR="03355660">
          <w:t xml:space="preserve">. </w:t>
        </w:r>
      </w:ins>
      <w:del w:id="80" w:author="Erik Adams" w:date="2026-09-16T13:52:00Z" w16du:dateUtc="2026-09-16T13:52:54Z">
        <w:r w:rsidR="34A207C3" w:rsidDel="4D9A4A74">
          <w:delText xml:space="preserve">Build the case yourself and use whatever Device Info actually reports; then correct the other reference. </w:delText>
        </w:r>
      </w:del>
      <w:r>
        <w:t>Reviewer comment on this flag also notes that iPhone models appear two ways - the marketing name such as iPhone 12 mini and the Apple internal model identifier such as iPhone 13,1 - so decide which you are accepting and put that in the question text.</w:t>
      </w:r>
    </w:p>
    <w:p w14:paraId="1BA0F7CB" w14:textId="29E4EB20" w:rsidR="34A207C3" w:rsidRDefault="34A207C3" w:rsidP="34A207C3">
      <w:pPr>
        <w:pStyle w:val="ListBullet"/>
        <w:rPr>
          <w:del w:id="81" w:author="Erik Adams" w:date="2026-09-16T14:11:00Z" w16du:dateUtc="2026-09-16T14:11:15Z"/>
        </w:rPr>
      </w:pPr>
      <w:commentRangeStart w:id="82"/>
      <w:del w:id="83" w:author="Erik Adams" w:date="2026-09-16T14:11:00Z" w16du:dateUtc="2026-09-16T14:11:15Z">
        <w:r w:rsidDel="4D9A4A74">
          <w:delText>Section</w:delText>
        </w:r>
      </w:del>
      <w:commentRangeEnd w:id="82"/>
      <w:r>
        <w:rPr>
          <w:rStyle w:val="CommentReference"/>
          <w:sz w:val="22"/>
          <w:szCs w:val="22"/>
        </w:rPr>
        <w:commentReference w:id="82"/>
      </w:r>
      <w:del w:id="84" w:author="Erik Adams" w:date="2026-09-16T14:11:00Z" w16du:dateUtc="2026-09-16T14:11:15Z">
        <w:r w:rsidDel="4D9A4A74">
          <w:delText xml:space="preserve"> 4 asks whether the device was ever in Dhaka, Bangladesh twice, once in the block drawn from the guide walkthrough and once in the block of added questions. Both are keyed Yes. Delete one of them, and reduce the section total by the ten points it carries, or leave both and accept that one flag is free.</w:delText>
        </w:r>
      </w:del>
    </w:p>
    <w:p w14:paraId="49F15A9D" w14:textId="4D4EA39A" w:rsidR="34A207C3" w:rsidRDefault="34A207C3" w:rsidP="34A207C3">
      <w:pPr>
        <w:pStyle w:val="ListBullet"/>
        <w:rPr>
          <w:del w:id="85" w:author="Erik Adams" w:date="2026-09-16T14:20:00Z" w16du:dateUtc="2026-09-16T14:20:31Z"/>
        </w:rPr>
      </w:pPr>
      <w:del w:id="86" w:author="Erik Adams" w:date="2026-09-16T14:20:00Z" w16du:dateUtc="2026-09-16T14:20:31Z">
        <w:r w:rsidDel="4D9A4A74">
          <w:delText>Two Section 2 questions are in the wrong order. Reviewer comment records that a question cannot be answered until the student has already worked the one that follows it. Read Section 2 straight through while you build the form, and where question B gives away or depends on question A, put A first. The form preserves whatever order you build.</w:delText>
        </w:r>
      </w:del>
    </w:p>
    <w:p w14:paraId="3D6B1471" w14:textId="6FCA101E" w:rsidR="34A207C3" w:rsidRDefault="34A207C3" w:rsidP="34A207C3">
      <w:pPr>
        <w:pStyle w:val="ListBullet"/>
        <w:rPr>
          <w:del w:id="87" w:author="Erik Adams" w:date="2026-09-16T14:47:00Z" w16du:dateUtc="2026-09-16T14:47:31Z"/>
        </w:rPr>
      </w:pPr>
      <w:commentRangeStart w:id="88"/>
      <w:del w:id="89" w:author="Erik Adams" w:date="2026-09-16T14:47:00Z" w16du:dateUtc="2026-09-16T14:47:31Z">
        <w:r w:rsidDel="7FA6A9CB">
          <w:delText>The</w:delText>
        </w:r>
      </w:del>
      <w:commentRangeEnd w:id="88"/>
      <w:r>
        <w:rPr>
          <w:rStyle w:val="CommentReference"/>
          <w:sz w:val="22"/>
          <w:szCs w:val="22"/>
        </w:rPr>
        <w:commentReference w:id="88"/>
      </w:r>
      <w:del w:id="90" w:author="Erik Adams" w:date="2026-09-16T14:47:00Z" w16du:dateUtc="2026-09-16T14:47:31Z">
        <w:r w:rsidDel="7FA6A9CB">
          <w:delText xml:space="preserve"> malware scan flag has two problems. It has no recorded answer, and reviewer comment notes that the malware scanner takes a long time to run - long enough to stall a student for a large part of Section 2. The recommended fix is to convert it into a multiple-choice question asking where the malware scanner is launched from, tell the students to start the scan and move on while it runs, and score the menu path rather than the detection count. If you keep it as a count, you must produce the number yourself and you must warn the class to start the scan early and come back to it.</w:delText>
        </w:r>
      </w:del>
    </w:p>
    <w:p w14:paraId="6FC9F53B" w14:textId="7B0C50C4" w:rsidR="34A207C3" w:rsidRDefault="34A207C3" w:rsidP="34A207C3">
      <w:pPr>
        <w:pStyle w:val="ListBullet"/>
        <w:rPr>
          <w:del w:id="91" w:author="Erik Adams" w:date="2026-09-16T15:07:00Z" w16du:dateUtc="2026-09-16T15:07:12Z"/>
        </w:rPr>
      </w:pPr>
      <w:commentRangeStart w:id="92"/>
      <w:del w:id="93" w:author="Erik Adams" w:date="2026-09-16T15:07:00Z" w16du:dateUtc="2026-09-16T15:07:12Z">
        <w:r w:rsidDel="7FA6A9CB">
          <w:delText>The</w:delText>
        </w:r>
      </w:del>
      <w:commentRangeEnd w:id="92"/>
      <w:r>
        <w:rPr>
          <w:rStyle w:val="CommentReference"/>
          <w:sz w:val="22"/>
          <w:szCs w:val="22"/>
        </w:rPr>
        <w:commentReference w:id="92"/>
      </w:r>
      <w:del w:id="94" w:author="Erik Adams" w:date="2026-09-16T15:07:00Z" w16du:dateUtc="2026-09-16T15:07:12Z">
        <w:r w:rsidDel="7FA6A9CB">
          <w:delText xml:space="preserve"> BRAVO image size flag names one file in the question and a different file in the validation note. The question asks for the byte size of Img_0049.HEIC and keys 2553875; the validation note refers to Img_0003.HEIC and a size of 1459886. Verify which file the question means against your own case, fix the validation note, and make sure the keyed size matches the file named in the question.</w:delText>
        </w:r>
      </w:del>
    </w:p>
    <w:p w14:paraId="4A88E591" w14:textId="2E53D573" w:rsidR="34A207C3" w:rsidRDefault="34A207C3" w:rsidP="34A207C3">
      <w:pPr>
        <w:pStyle w:val="ListBullet"/>
        <w:rPr>
          <w:del w:id="95" w:author="Erik Adams" w:date="2026-09-17T20:39:00Z" w16du:dateUtc="2026-09-17T20:39:27Z"/>
        </w:rPr>
      </w:pPr>
      <w:commentRangeStart w:id="96"/>
      <w:del w:id="97" w:author="Erik Adams" w:date="2026-09-17T20:39:00Z" w16du:dateUtc="2026-09-17T20:39:27Z">
        <w:r>
          <w:delText>Thirteen questions in Sections 2 and 4 carry no participant guide reference. These are the questions added in the most recent revision. Without a reference there is nothing to paste into the Message for incorrect answers field, so a student who misses one gets no pointer back to the material. Part 2 flags each of them; add a reference where you can identify one.</w:delText>
        </w:r>
      </w:del>
      <w:commentRangeEnd w:id="96"/>
      <w:r>
        <w:rPr>
          <w:rStyle w:val="CommentReference"/>
          <w:sz w:val="22"/>
          <w:szCs w:val="22"/>
        </w:rPr>
        <w:commentReference w:id="96"/>
      </w:r>
    </w:p>
    <w:p w14:paraId="60ED6FA5" w14:textId="1F5CFC0E" w:rsidR="34A207C3" w:rsidRDefault="7FA6A9CB" w:rsidP="34A207C3">
      <w:pPr>
        <w:pStyle w:val="ListBullet"/>
        <w:rPr>
          <w:del w:id="98" w:author="Erik Adams" w:date="2026-09-16T15:28:00Z" w16du:dateUtc="2026-09-16T15:28:20Z"/>
        </w:rPr>
      </w:pPr>
      <w:del w:id="99" w:author="Erik Adams" w:date="2026-09-17T20:40:00Z" w16du:dateUtc="2026-09-17T20:40:18Z">
        <w:r>
          <w:delText>Two Section 2 questions on database timestamps</w:delText>
        </w:r>
      </w:del>
      <w:r>
        <w:t xml:space="preserve"> </w:t>
      </w:r>
      <w:del w:id="100" w:author="Erik Adams" w:date="2026-09-16T15:28:00Z" w16du:dateUtc="2026-09-16T15:28:20Z">
        <w:r w:rsidR="34A207C3" w:rsidDel="7FA6A9CB">
          <w:delText>and one Section 3 question carry validation notes left over from an earlier wording. Where a note contradicts the keyed answer, the keyed answer is what the form scores. Read both before you build each question.</w:delText>
        </w:r>
      </w:del>
    </w:p>
    <w:p w14:paraId="5F431D20" w14:textId="488A7F5C" w:rsidR="34A207C3" w:rsidRDefault="34A207C3" w:rsidP="34A207C3">
      <w:pPr>
        <w:pStyle w:val="Heading2"/>
      </w:pPr>
      <w:bookmarkStart w:id="101" w:name="_Toc240370988"/>
      <w:bookmarkStart w:id="102" w:name="_Toc240371266"/>
      <w:r>
        <w:t>Room and equipment</w:t>
      </w:r>
      <w:bookmarkEnd w:id="101"/>
      <w:bookmarkEnd w:id="102"/>
    </w:p>
    <w:p w14:paraId="7FE3B20F" w14:textId="7B2E2075" w:rsidR="34A207C3" w:rsidRDefault="34A207C3">
      <w:r>
        <w:t>One workstation per student is the standard. Pairs are acceptable if equipment is short, and pairs often produce better validation discipline because the students argue with each other, but they halve the amount of hands-on time each student gets. If you run pairs, make both students submit their own form so you can still see individual understanding.</w:t>
      </w:r>
    </w:p>
    <w:p w14:paraId="57725D84" w14:textId="41C9F5C7" w:rsidR="34A207C3" w:rsidRDefault="34A207C3">
      <w:r>
        <w:t>Arrange the room so you can walk behind every screen without asking anyone to move. You will spend most of the day on your feet reading over shoulders, and the fastest way to spot a student who is quietly lost is to see what is on their screen, not to wait for a hand to go up.</w:t>
      </w:r>
    </w:p>
    <w:p w14:paraId="26389BB1" w14:textId="33323C6F" w:rsidR="34A207C3" w:rsidRDefault="34A207C3">
      <w:r>
        <w:t>Have a whiteboard or flip chart visible. Use it for a running list of the callsigns and their extractions, the current section and its finish time, and any correction you have to issue mid-exercise. Announcing a correction verbally to a room of heads-down analysts reaches about half of them.</w:t>
      </w:r>
    </w:p>
    <w:p w14:paraId="144EC6C2" w14:textId="753250D9" w:rsidR="34A207C3" w:rsidRDefault="34A207C3" w:rsidP="34A207C3">
      <w:pPr>
        <w:pStyle w:val="Heading2"/>
      </w:pPr>
      <w:bookmarkStart w:id="103" w:name="_Toc240371267"/>
      <w:bookmarkStart w:id="104" w:name="_Toc240370989"/>
      <w:r>
        <w:t>The day: suggested timetable</w:t>
      </w:r>
      <w:bookmarkEnd w:id="103"/>
      <w:bookmarkEnd w:id="104"/>
    </w:p>
    <w:p w14:paraId="61C694B7" w14:textId="7D82ACB9" w:rsidR="34A207C3" w:rsidRDefault="34A207C3">
      <w:r>
        <w:t>The activity document states six hours of seat time and a pacing target of roughly four minutes per flag. Ninety flags at four minutes is six hours exactly, which leaves no margin at all, so the timetable below builds in a break and a debrief and treats the four-minute average as a target rather than a promise. Adjust the section boundaries to match the processing times you measured in Step 1.</w:t>
      </w:r>
    </w:p>
    <w:p w14:paraId="6AC3E5CA" w14:textId="337C5ABA" w:rsidR="34A207C3" w:rsidRDefault="34A207C3">
      <w:r>
        <w:t>Sections are sequential by design. Section 3 depends on the BRAVO case and Section 4 on the CHARLIE case, and the final assessment depends on tags applied across the whole day. Do not let a student skip ahead to a later section because they are stuck on an earlier one; send them to the next flag in the same section instead.</w:t>
      </w:r>
    </w:p>
    <w:p w14:paraId="4D34309B" w14:textId="643D3634" w:rsidR="34A207C3" w:rsidRDefault="34A207C3">
      <w:r>
        <w:t>Time checkpoints keep the day on the rails. At each boundary below, announce the time remaining and the flag number the room should have reached. Students who are behind can then decide for themselves what to skip, which is a better use of your attention than chasing each of them individually.</w:t>
      </w:r>
    </w:p>
    <w:tbl>
      <w:tblPr>
        <w:tblStyle w:val="TableGrid"/>
        <w:tblW w:w="0" w:type="auto"/>
        <w:tblLook w:val="0000" w:firstRow="0" w:lastRow="0" w:firstColumn="0" w:lastColumn="0" w:noHBand="0" w:noVBand="0"/>
      </w:tblPr>
      <w:tblGrid>
        <w:gridCol w:w="2129"/>
        <w:gridCol w:w="2148"/>
        <w:gridCol w:w="2233"/>
        <w:gridCol w:w="2120"/>
      </w:tblGrid>
      <w:tr w:rsidR="34A207C3" w14:paraId="23CD2C0F" w14:textId="77777777" w:rsidTr="44F79F81">
        <w:trPr>
          <w:tblHeader/>
        </w:trPr>
        <w:tc>
          <w:tcPr>
            <w:tcW w:w="2340" w:type="dxa"/>
          </w:tcPr>
          <w:p w14:paraId="235E4D85" w14:textId="2C5802E0" w:rsidR="34A207C3" w:rsidRDefault="34A207C3">
            <w:r>
              <w:t>Time</w:t>
            </w:r>
          </w:p>
        </w:tc>
        <w:tc>
          <w:tcPr>
            <w:tcW w:w="2340" w:type="dxa"/>
          </w:tcPr>
          <w:p w14:paraId="21D9462E" w14:textId="2535E9A4" w:rsidR="34A207C3" w:rsidRDefault="34A207C3">
            <w:r>
              <w:t>Block</w:t>
            </w:r>
          </w:p>
        </w:tc>
        <w:tc>
          <w:tcPr>
            <w:tcW w:w="2340" w:type="dxa"/>
          </w:tcPr>
          <w:p w14:paraId="2E2BE263" w14:textId="1E13D068" w:rsidR="34A207C3" w:rsidRDefault="34A207C3">
            <w:r>
              <w:t>Activity</w:t>
            </w:r>
          </w:p>
        </w:tc>
        <w:tc>
          <w:tcPr>
            <w:tcW w:w="2340" w:type="dxa"/>
          </w:tcPr>
          <w:p w14:paraId="267A5E18" w14:textId="16F1B72C" w:rsidR="34A207C3" w:rsidRDefault="34A207C3">
            <w:r>
              <w:t>Flags</w:t>
            </w:r>
          </w:p>
        </w:tc>
      </w:tr>
      <w:tr w:rsidR="34A207C3" w14:paraId="34449B00" w14:textId="77777777" w:rsidTr="44F79F81">
        <w:tc>
          <w:tcPr>
            <w:tcW w:w="2340" w:type="dxa"/>
          </w:tcPr>
          <w:p w14:paraId="2CE5273F" w14:textId="2E0717A1" w:rsidR="34A207C3" w:rsidRDefault="34A207C3">
            <w:r>
              <w:t>0800-0815</w:t>
            </w:r>
          </w:p>
        </w:tc>
        <w:tc>
          <w:tcPr>
            <w:tcW w:w="2340" w:type="dxa"/>
          </w:tcPr>
          <w:p w14:paraId="441E72DC" w14:textId="26E4FE65" w:rsidR="34A207C3" w:rsidRDefault="34A207C3">
            <w:r>
              <w:t>In-brief</w:t>
            </w:r>
          </w:p>
        </w:tc>
        <w:tc>
          <w:tcPr>
            <w:tcW w:w="2340" w:type="dxa"/>
          </w:tcPr>
          <w:p w14:paraId="267D5190" w14:textId="1FC2E529" w:rsidR="34A207C3" w:rsidRDefault="34A207C3">
            <w:r>
              <w:t>Scenario read-in, PIRs issued, rules of the exercise, form access</w:t>
            </w:r>
          </w:p>
        </w:tc>
        <w:tc>
          <w:tcPr>
            <w:tcW w:w="2340" w:type="dxa"/>
          </w:tcPr>
          <w:p w14:paraId="2473F42E" w14:textId="18A0CBED" w:rsidR="34A207C3" w:rsidRDefault="34A207C3">
            <w:r>
              <w:t>-</w:t>
            </w:r>
          </w:p>
        </w:tc>
      </w:tr>
      <w:tr w:rsidR="34A207C3" w14:paraId="1BC63D90" w14:textId="77777777" w:rsidTr="44F79F81">
        <w:tc>
          <w:tcPr>
            <w:tcW w:w="2340" w:type="dxa"/>
          </w:tcPr>
          <w:p w14:paraId="5788A872" w14:textId="2FB62C62" w:rsidR="34A207C3" w:rsidRDefault="34A207C3">
            <w:r>
              <w:t>0815-0900</w:t>
            </w:r>
          </w:p>
        </w:tc>
        <w:tc>
          <w:tcPr>
            <w:tcW w:w="2340" w:type="dxa"/>
          </w:tcPr>
          <w:p w14:paraId="6072609B" w14:textId="28941326" w:rsidR="34A207C3" w:rsidRDefault="34A207C3">
            <w:r>
              <w:t>Section 1</w:t>
            </w:r>
          </w:p>
        </w:tc>
        <w:tc>
          <w:tcPr>
            <w:tcW w:w="2340" w:type="dxa"/>
          </w:tcPr>
          <w:p w14:paraId="3766C311" w14:textId="2171F9EA" w:rsidR="34A207C3" w:rsidRDefault="34A207C3">
            <w:r>
              <w:t>Workstation preparation, configuration, ALPHA case build, hash verification. Start the ALPHA ingest first, then work the knowledge flags while it processes.</w:t>
            </w:r>
          </w:p>
        </w:tc>
        <w:tc>
          <w:tcPr>
            <w:tcW w:w="2340" w:type="dxa"/>
          </w:tcPr>
          <w:p w14:paraId="7EBD15F0" w14:textId="1A4FE0AE" w:rsidR="34A207C3" w:rsidRDefault="34A207C3">
            <w:r>
              <w:t>1-1 to 1-10</w:t>
            </w:r>
          </w:p>
        </w:tc>
      </w:tr>
      <w:tr w:rsidR="34A207C3" w14:paraId="7846C342" w14:textId="77777777" w:rsidTr="44F79F81">
        <w:tc>
          <w:tcPr>
            <w:tcW w:w="2340" w:type="dxa"/>
          </w:tcPr>
          <w:p w14:paraId="445C7768" w14:textId="31654123" w:rsidR="34A207C3" w:rsidRDefault="34A207C3">
            <w:r>
              <w:t>0900-1100</w:t>
            </w:r>
          </w:p>
        </w:tc>
        <w:tc>
          <w:tcPr>
            <w:tcW w:w="2340" w:type="dxa"/>
          </w:tcPr>
          <w:p w14:paraId="7ABD20AF" w14:textId="2A4327E7" w:rsidR="34A207C3" w:rsidRDefault="34A207C3">
            <w:r>
              <w:t>Section 2</w:t>
            </w:r>
          </w:p>
        </w:tc>
        <w:tc>
          <w:tcPr>
            <w:tcW w:w="2340" w:type="dxa"/>
          </w:tcPr>
          <w:p w14:paraId="1FF26270" w14:textId="23210EAB" w:rsidR="34A207C3" w:rsidRDefault="34A207C3">
            <w:r>
              <w:t>ALPHA triage: widgets, timeline, tags, watch lists, hash sets, dictionaries, malware, regex, locations and accounts. Start the malware scan early.</w:t>
            </w:r>
          </w:p>
        </w:tc>
        <w:tc>
          <w:tcPr>
            <w:tcW w:w="2340" w:type="dxa"/>
          </w:tcPr>
          <w:p w14:paraId="2B71DEDE" w14:textId="1BFEF56F" w:rsidR="34A207C3" w:rsidRDefault="34A207C3">
            <w:r>
              <w:t>2-1 to 2-29</w:t>
            </w:r>
          </w:p>
        </w:tc>
      </w:tr>
      <w:tr w:rsidR="34A207C3" w14:paraId="727DC2F5" w14:textId="77777777" w:rsidTr="44F79F81">
        <w:tc>
          <w:tcPr>
            <w:tcW w:w="2340" w:type="dxa"/>
          </w:tcPr>
          <w:p w14:paraId="28F2C204" w14:textId="331455E4" w:rsidR="34A207C3" w:rsidRDefault="34A207C3">
            <w:r>
              <w:t>1100-1200</w:t>
            </w:r>
          </w:p>
        </w:tc>
        <w:tc>
          <w:tcPr>
            <w:tcW w:w="2340" w:type="dxa"/>
          </w:tcPr>
          <w:p w14:paraId="56286C6E" w14:textId="2BF23CA8" w:rsidR="34A207C3" w:rsidRDefault="34A207C3">
            <w:r>
              <w:t>Section 3</w:t>
            </w:r>
          </w:p>
        </w:tc>
        <w:tc>
          <w:tcPr>
            <w:tcW w:w="2340" w:type="dxa"/>
          </w:tcPr>
          <w:p w14:paraId="60E5604F" w14:textId="24D0236C" w:rsidR="34A207C3" w:rsidRDefault="34A207C3">
            <w:r>
              <w:t>BRAVO verification and validation: hashing, sms.db, ExifTool, DCode, the three-image comparison</w:t>
            </w:r>
          </w:p>
        </w:tc>
        <w:tc>
          <w:tcPr>
            <w:tcW w:w="2340" w:type="dxa"/>
          </w:tcPr>
          <w:p w14:paraId="77C752BC" w14:textId="1DAE0A30" w:rsidR="34A207C3" w:rsidRDefault="34A207C3">
            <w:r>
              <w:t>3-1 to 3-13</w:t>
            </w:r>
          </w:p>
        </w:tc>
      </w:tr>
      <w:tr w:rsidR="34A207C3" w14:paraId="6B50A870" w14:textId="77777777" w:rsidTr="44F79F81">
        <w:tc>
          <w:tcPr>
            <w:tcW w:w="2340" w:type="dxa"/>
          </w:tcPr>
          <w:p w14:paraId="7B2C2E74" w14:textId="34C36AA5" w:rsidR="34A207C3" w:rsidRDefault="34A207C3">
            <w:r>
              <w:t>1200-1240</w:t>
            </w:r>
          </w:p>
        </w:tc>
        <w:tc>
          <w:tcPr>
            <w:tcW w:w="2340" w:type="dxa"/>
          </w:tcPr>
          <w:p w14:paraId="6BBDD587" w14:textId="2DA15169" w:rsidR="34A207C3" w:rsidRDefault="34A207C3">
            <w:r>
              <w:t>Break</w:t>
            </w:r>
          </w:p>
        </w:tc>
        <w:tc>
          <w:tcPr>
            <w:tcW w:w="2340" w:type="dxa"/>
          </w:tcPr>
          <w:p w14:paraId="7FC28FB2" w14:textId="267F382D" w:rsidR="34A207C3" w:rsidRDefault="34A207C3">
            <w:r>
              <w:t>Lunch and reset</w:t>
            </w:r>
          </w:p>
        </w:tc>
        <w:tc>
          <w:tcPr>
            <w:tcW w:w="2340" w:type="dxa"/>
          </w:tcPr>
          <w:p w14:paraId="4041C608" w14:textId="1F5D1EF1" w:rsidR="34A207C3" w:rsidRDefault="34A207C3">
            <w:r>
              <w:t>-</w:t>
            </w:r>
          </w:p>
        </w:tc>
      </w:tr>
      <w:tr w:rsidR="34A207C3" w14:paraId="796C8E19" w14:textId="77777777" w:rsidTr="44F79F81">
        <w:tc>
          <w:tcPr>
            <w:tcW w:w="2340" w:type="dxa"/>
          </w:tcPr>
          <w:p w14:paraId="40F33D46" w14:textId="36727F66" w:rsidR="34A207C3" w:rsidRDefault="34A207C3">
            <w:r>
              <w:t>1240-1450</w:t>
            </w:r>
          </w:p>
        </w:tc>
        <w:tc>
          <w:tcPr>
            <w:tcW w:w="2340" w:type="dxa"/>
          </w:tcPr>
          <w:p w14:paraId="5025484B" w14:textId="2F50662A" w:rsidR="34A207C3" w:rsidRDefault="34A207C3">
            <w:r>
              <w:t>Section 4</w:t>
            </w:r>
          </w:p>
        </w:tc>
        <w:tc>
          <w:tcPr>
            <w:tcW w:w="2340" w:type="dxa"/>
          </w:tcPr>
          <w:p w14:paraId="52C96802" w14:textId="282E4CEE" w:rsidR="34A207C3" w:rsidRDefault="34A207C3">
            <w:r>
              <w:t>CHARLIE: Open (Advanced) ingest, device profile, media classification, locations, AppGenie. Confirm every screen is processing in the first ten minutes.</w:t>
            </w:r>
          </w:p>
        </w:tc>
        <w:tc>
          <w:tcPr>
            <w:tcW w:w="2340" w:type="dxa"/>
          </w:tcPr>
          <w:p w14:paraId="1E9ED1EB" w14:textId="210C33B2" w:rsidR="34A207C3" w:rsidRDefault="34A207C3">
            <w:r>
              <w:t>4-1 to 4-27</w:t>
            </w:r>
          </w:p>
        </w:tc>
      </w:tr>
      <w:tr w:rsidR="34A207C3" w14:paraId="645437D2" w14:textId="77777777" w:rsidTr="44F79F81">
        <w:tc>
          <w:tcPr>
            <w:tcW w:w="2340" w:type="dxa"/>
          </w:tcPr>
          <w:p w14:paraId="503AC96F" w14:textId="38219427" w:rsidR="34A207C3" w:rsidRDefault="34A207C3">
            <w:r>
              <w:t>1450-1545</w:t>
            </w:r>
          </w:p>
        </w:tc>
        <w:tc>
          <w:tcPr>
            <w:tcW w:w="2340" w:type="dxa"/>
          </w:tcPr>
          <w:p w14:paraId="675D553A" w14:textId="30FF7AEB" w:rsidR="34A207C3" w:rsidRDefault="34A207C3">
            <w:r>
              <w:t>Section 5</w:t>
            </w:r>
          </w:p>
        </w:tc>
        <w:tc>
          <w:tcPr>
            <w:tcW w:w="2340" w:type="dxa"/>
          </w:tcPr>
          <w:p w14:paraId="2869777C" w14:textId="29DD61AF" w:rsidR="34A207C3" w:rsidRDefault="34A207C3">
            <w:r>
              <w:t>Reporting, protection and dissemination</w:t>
            </w:r>
          </w:p>
        </w:tc>
        <w:tc>
          <w:tcPr>
            <w:tcW w:w="2340" w:type="dxa"/>
          </w:tcPr>
          <w:p w14:paraId="3029AF32" w14:textId="22BB4873" w:rsidR="34A207C3" w:rsidRDefault="34A207C3">
            <w:r>
              <w:t>5-1 to 5-10</w:t>
            </w:r>
          </w:p>
        </w:tc>
      </w:tr>
      <w:tr w:rsidR="34A207C3" w14:paraId="588409FC" w14:textId="77777777" w:rsidTr="44F79F81">
        <w:tc>
          <w:tcPr>
            <w:tcW w:w="2340" w:type="dxa"/>
          </w:tcPr>
          <w:p w14:paraId="19FDD067" w14:textId="39D0A8E8" w:rsidR="34A207C3" w:rsidRDefault="34A207C3">
            <w:r>
              <w:t>1545-1615</w:t>
            </w:r>
          </w:p>
        </w:tc>
        <w:tc>
          <w:tcPr>
            <w:tcW w:w="2340" w:type="dxa"/>
          </w:tcPr>
          <w:p w14:paraId="16A0AAC0" w14:textId="32AE8FAC" w:rsidR="34A207C3" w:rsidRDefault="34A207C3">
            <w:r>
              <w:t>Final flag</w:t>
            </w:r>
          </w:p>
        </w:tc>
        <w:tc>
          <w:tcPr>
            <w:tcW w:w="2340" w:type="dxa"/>
          </w:tcPr>
          <w:p w14:paraId="3867B50E" w14:textId="2B8C7670" w:rsidR="34A207C3" w:rsidRDefault="34A207C3">
            <w:r>
              <w:t>Written answer to PIR 1 and PIR 2. Protect this time.</w:t>
            </w:r>
          </w:p>
        </w:tc>
        <w:tc>
          <w:tcPr>
            <w:tcW w:w="2340" w:type="dxa"/>
          </w:tcPr>
          <w:p w14:paraId="4FA44AB8" w14:textId="246A5D34" w:rsidR="34A207C3" w:rsidRDefault="34A207C3">
            <w:r>
              <w:t>5-11</w:t>
            </w:r>
          </w:p>
        </w:tc>
      </w:tr>
      <w:tr w:rsidR="34A207C3" w14:paraId="3505AAA4" w14:textId="77777777" w:rsidTr="44F79F81">
        <w:tc>
          <w:tcPr>
            <w:tcW w:w="2340" w:type="dxa"/>
          </w:tcPr>
          <w:p w14:paraId="109C67B4" w14:textId="3B7FBDA9" w:rsidR="34A207C3" w:rsidRDefault="34A207C3">
            <w:r>
              <w:t>1615-1645</w:t>
            </w:r>
          </w:p>
        </w:tc>
        <w:tc>
          <w:tcPr>
            <w:tcW w:w="2340" w:type="dxa"/>
          </w:tcPr>
          <w:p w14:paraId="5D1FCE4D" w14:textId="345DA46D" w:rsidR="34A207C3" w:rsidRDefault="34A207C3">
            <w:r>
              <w:t>Debrief</w:t>
            </w:r>
          </w:p>
        </w:tc>
        <w:tc>
          <w:tcPr>
            <w:tcW w:w="2340" w:type="dxa"/>
          </w:tcPr>
          <w:p w14:paraId="698753BF" w14:textId="2D3B8B31" w:rsidR="34A207C3" w:rsidRDefault="34A207C3">
            <w:r>
              <w:t>Answer walk-through and focused review of the flags the class struggled with</w:t>
            </w:r>
          </w:p>
        </w:tc>
        <w:tc>
          <w:tcPr>
            <w:tcW w:w="2340" w:type="dxa"/>
          </w:tcPr>
          <w:p w14:paraId="270E1224" w14:textId="261971F5" w:rsidR="34A207C3" w:rsidRDefault="34A207C3">
            <w:r>
              <w:t>-</w:t>
            </w:r>
          </w:p>
        </w:tc>
      </w:tr>
    </w:tbl>
    <w:p w14:paraId="508FA29E" w14:textId="2F4670AE" w:rsidR="34A207C3" w:rsidRDefault="34A207C3" w:rsidP="34A207C3">
      <w:pPr>
        <w:pStyle w:val="Heading2"/>
      </w:pPr>
      <w:bookmarkStart w:id="105" w:name="_Toc240371268"/>
      <w:bookmarkStart w:id="106" w:name="_Toc240370990"/>
      <w:r>
        <w:t>Opening the exercise</w:t>
      </w:r>
      <w:bookmarkEnd w:id="105"/>
      <w:bookmarkEnd w:id="106"/>
    </w:p>
    <w:p w14:paraId="5EF83740" w14:textId="20E67064" w:rsidR="34A207C3" w:rsidRDefault="34A207C3">
      <w:r>
        <w:t>Read the scenario aloud before anyone touches a workstation, or issue it as a printed read-in and give the room seven quiet minutes with it. The narrative is what carries the intelligence requirements and the deadline, and those are what make the day hang together rather than feel like ninety disconnected questions. Reading it aloud works better than issuing it on paper, because your delivery sets the tone for the day.</w:t>
      </w:r>
    </w:p>
    <w:p w14:paraId="197DA9D2" w14:textId="240D09FB" w:rsidR="34A207C3" w:rsidRDefault="34A207C3">
      <w:r>
        <w:t>After the read-in, cover five housekeeping points and nothing else. First, the form grades instantly and there is no penalty for a wrong answer, so guessing and retrying is expected behaviour rather than cheating. Second, multiple-answer questions score only when every correct option and no incorrect option is selected. Third, work the sections in order because later ones depend on cases built in earlier ones. Fourth, tag findings as they go, because the reporting section at the end is built from tags and a student who has tagged nothing will be hunting for everything again with fifteen minutes left. Fifth, the last flag is a written assessment, not a data point, and thirty minutes are reserved for it.</w:t>
      </w:r>
    </w:p>
    <w:p w14:paraId="2CF2E508" w14:textId="7B9B37A6" w:rsidR="34A207C3" w:rsidRDefault="34A207C3">
      <w:r>
        <w:t>Then tell them the rule you will hold yourself to: you will help them find the place to look, and you will not tell them what is there. Saying this out loud at the start saves you from negotiating it forty times during the day.</w:t>
      </w:r>
    </w:p>
    <w:p w14:paraId="5913CC28" w14:textId="75F5EA83" w:rsidR="34A207C3" w:rsidRDefault="34A207C3" w:rsidP="34A207C3">
      <w:pPr>
        <w:pStyle w:val="Heading2"/>
      </w:pPr>
      <w:bookmarkStart w:id="107" w:name="_Toc240371269"/>
      <w:bookmarkStart w:id="108" w:name="_Toc240370991"/>
      <w:r>
        <w:t>How to coach without giving answers</w:t>
      </w:r>
      <w:bookmarkEnd w:id="107"/>
      <w:bookmarkEnd w:id="108"/>
    </w:p>
    <w:p w14:paraId="6B05F1E3" w14:textId="515A64C2" w:rsidR="34A207C3" w:rsidRDefault="34A207C3">
      <w:r>
        <w:t>This is the hardest part of facilitating a CTF, and it is where a novice instructor most often does damage. A student who is handed an answer has learned nothing and has also been robbed of the small satisfaction that keeps them working. A student who is left to flounder for twenty minutes learns nothing either, and takes the rest of the room's pace down with them. The technique that works is to move the student one level up the problem rather than one step closer to the answer.</w:t>
      </w:r>
    </w:p>
    <w:p w14:paraId="35E4BAA3" w14:textId="567D209B" w:rsidR="34A207C3" w:rsidRDefault="34A207C3">
      <w:r>
        <w:t>The How to validate column in the master table, reproduced in Part 2 of this document, is written for exactly this purpose. It names the menu path without naming the value. When a student is stuck, read that column to yourself and give them the smallest part of it that will restart them: the area of the tool, or the fact that a filter is involved, or that the answer is a setting rather than a piece of data.</w:t>
      </w:r>
    </w:p>
    <w:p w14:paraId="4EE6EFE2" w14:textId="6BF360B8" w:rsidR="34A207C3" w:rsidRDefault="34A207C3">
      <w:r>
        <w:t>Four questions will restart almost any stalled student. What have you already tried and what did it show you? Which of the tool's areas would this kind of data live in - is this a message, a file, a setting or an account? Have you cleared your filters, or are you looking at a subset of the data without realising it? And, if the answer looks wrong, what would a second source have to say for you to believe it?</w:t>
      </w:r>
    </w:p>
    <w:p w14:paraId="5582F9FB" w14:textId="1F99D669" w:rsidR="34A207C3" w:rsidRDefault="34A207C3">
      <w:r>
        <w:t>Use a time budget. Give a stuck student three to four minutes of your attention, then either leave them with one concrete next action or tell them to move to the next flag and come back. Circling a single student while nine others wait is the most common way a facilitator loses a room.</w:t>
      </w:r>
    </w:p>
    <w:p w14:paraId="69063806" w14:textId="4897DD50" w:rsidR="34A207C3" w:rsidRDefault="34A207C3" w:rsidP="34A207C3">
      <w:pPr>
        <w:pStyle w:val="Heading2"/>
      </w:pPr>
      <w:bookmarkStart w:id="109" w:name="_Toc240371270"/>
      <w:bookmarkStart w:id="110" w:name="_Toc240370992"/>
      <w:r>
        <w:t>Where students predictably get stuck</w:t>
      </w:r>
      <w:bookmarkEnd w:id="109"/>
      <w:bookmarkEnd w:id="110"/>
    </w:p>
    <w:p w14:paraId="4E75BA31" w14:textId="2A96E3A1" w:rsidR="34A207C3" w:rsidRDefault="34A207C3">
      <w:r>
        <w:t>Five stalls account for most of the lost time in this exercise. Learn to recognise them from across the room.</w:t>
      </w:r>
    </w:p>
    <w:p w14:paraId="5391F3F2" w14:textId="243D172F" w:rsidR="34A207C3" w:rsidRDefault="34A207C3" w:rsidP="34A207C3">
      <w:pPr>
        <w:pStyle w:val="ListBullet"/>
      </w:pPr>
      <w:r>
        <w:t>Filters left on from a previous question. A student applies a filter for one flag, forgets it, and every count from then on is wrong. When a student's number is close to but not equal to your recorded value, this is almost always the cause. The fix is always the same: clear all filters, then reapply only what this question asks for.</w:t>
      </w:r>
    </w:p>
    <w:p w14:paraId="3C07028C" w14:textId="68570DA3" w:rsidR="34A207C3" w:rsidRDefault="34A207C3" w:rsidP="34A207C3">
      <w:pPr>
        <w:pStyle w:val="ListBullet"/>
      </w:pPr>
      <w:r>
        <w:t>Duplicates counted or not counted. Several flags ask for counts where the tool reports a raw total and a deduplicated total, and the activity document records both figures for some of them. Decide before class which figure you are scoring, say so at the in-brief, and key the form to accept both if you would rather not fight about it.</w:t>
      </w:r>
    </w:p>
    <w:p w14:paraId="5E78EE5A" w14:textId="50365994" w:rsidR="34A207C3" w:rsidRDefault="34A207C3" w:rsidP="34A207C3">
      <w:pPr>
        <w:pStyle w:val="ListBullet"/>
      </w:pPr>
      <w:r>
        <w:t>Long-running processing. The malware scan, media classification and the enrichment engines all take real time. A student who starts one and sits watching the progress bar loses ten or fifteen minutes doing nothing. Teach the room at the in-brief to start a long job and work other flags while it runs, and repeat that instruction the moment you see the first progress bar.</w:t>
      </w:r>
    </w:p>
    <w:p w14:paraId="6B668E8A" w14:textId="7BB61FE4" w:rsidR="34A207C3" w:rsidRDefault="34A207C3" w:rsidP="34A207C3">
      <w:pPr>
        <w:pStyle w:val="ListBullet"/>
      </w:pPr>
      <w:r>
        <w:t>Third-party tools that do not behave like normal applications. ExifTool is command-line based and does nothing useful if a student double-clicks it; the file has to be dragged onto the executable. Hasher and DCode are similarly small utilities with no hand-holding. Every class produces at least one student who concludes a tool is broken when it is simply being used the wrong way.</w:t>
      </w:r>
    </w:p>
    <w:p w14:paraId="76BD4FAA" w14:textId="524B3E75" w:rsidR="34A207C3" w:rsidRDefault="34A207C3" w:rsidP="34A207C3">
      <w:pPr>
        <w:pStyle w:val="ListBullet"/>
      </w:pPr>
      <w:r>
        <w:t>Formatting rejections. A student has the right answer and the form marks it wrong because of a space, a capital letter or a missing dot. This is your fault, not theirs, and the fix is in preparation - add the variants as accepted answers. When it happens live, award the flag manually, note the variant, and add it to the form before the next delivery.</w:t>
      </w:r>
    </w:p>
    <w:p w14:paraId="77C7DC87" w14:textId="37047F4E" w:rsidR="34A207C3" w:rsidRDefault="34A207C3" w:rsidP="34A207C3">
      <w:pPr>
        <w:pStyle w:val="Heading2"/>
      </w:pPr>
      <w:bookmarkStart w:id="111" w:name="_Toc240371271"/>
      <w:bookmarkStart w:id="112" w:name="_Toc240370993"/>
      <w:r>
        <w:t>Running the five sections</w:t>
      </w:r>
      <w:bookmarkEnd w:id="111"/>
      <w:bookmarkEnd w:id="112"/>
    </w:p>
    <w:p w14:paraId="60FC36CD" w14:textId="1B0757BC" w:rsidR="34A207C3" w:rsidRDefault="34A207C3">
      <w:r>
        <w:t>Release each section inject at the start of its section rather than issuing them all at once. Each inject is written as an operational tasking in the voice of the task force and sets up the flags that follow, so it does real work beyond atmosphere. Read it aloud, take no questions on the content of the flags, and start the clock.</w:t>
      </w:r>
    </w:p>
    <w:p w14:paraId="70212FD6" w14:textId="1544DC83" w:rsidR="34A207C3" w:rsidRDefault="34A207C3" w:rsidP="34A207C3">
      <w:pPr>
        <w:pStyle w:val="Heading3"/>
      </w:pPr>
      <w:bookmarkStart w:id="113" w:name="_Toc240371272"/>
      <w:bookmarkStart w:id="114" w:name="_Toc240370994"/>
      <w:r>
        <w:t>Section 1 - Workstation Preparation and Case Build (10 flags, 80 points)</w:t>
      </w:r>
      <w:bookmarkEnd w:id="113"/>
      <w:bookmarkEnd w:id="114"/>
    </w:p>
    <w:p w14:paraId="3B395C9A" w14:textId="3552264E" w:rsidR="34A207C3" w:rsidRDefault="34A207C3">
      <w:r>
        <w:t>What the section is for: it forces a standardised, documented, repeatable build before anyone looks at data. The inject explains why in operational terms - a previous operation lost a finding at review because two analysts had different time zone settings and produced two different chronologies of the same phone. Nine of these ten flags are knowledge questions about settings, file types and verification; only the last one requires a built case.</w:t>
      </w:r>
    </w:p>
    <w:p w14:paraId="12934FF7" w14:textId="44062A80" w:rsidR="34A207C3" w:rsidRDefault="34A207C3">
      <w:r>
        <w:t>What to watch for: this section produces the day's worst bottleneck, because every student is ingesting the same large extraction at the same time on machines that may share storage. Start the room building the ALPHA case first, then let them answer the knowledge flags while processing runs. If you let them work the flags in strict order, you will have twenty people watching progress bars.</w:t>
      </w:r>
    </w:p>
    <w:p w14:paraId="1E320E51" w14:textId="67D7D558" w:rsidR="34A207C3" w:rsidRDefault="34A207C3">
      <w:r>
        <w:t>The flag to anticipate is the case build itself - loading the File System extraction and then adding the Advanced Logical to the same case rather than creating a second case. Students who create two cases will hit trouble for the rest of the day. Walk the room during this section specifically looking at the Cases window, and correct anyone with two ALPHA cases immediately.</w:t>
      </w:r>
    </w:p>
    <w:p w14:paraId="6155FFF6" w14:textId="27ED59D7" w:rsidR="34A207C3" w:rsidRDefault="34A207C3" w:rsidP="34A207C3">
      <w:pPr>
        <w:pStyle w:val="Heading3"/>
      </w:pPr>
      <w:bookmarkStart w:id="115" w:name="_Toc240370995"/>
      <w:bookmarkStart w:id="116" w:name="_Toc240371273"/>
      <w:r>
        <w:t>Section 2 - ALPHA Triage: Pattern of Life and Network (29 flags, 290 points)</w:t>
      </w:r>
      <w:bookmarkEnd w:id="115"/>
      <w:bookmarkEnd w:id="116"/>
    </w:p>
    <w:p w14:paraId="46B332C7" w14:textId="3803E46C" w:rsidR="34A207C3" w:rsidRDefault="34A207C3">
      <w:r>
        <w:t>What the section is for: this is the longest section and the heart of the exercise. ALPHA belongs to the yard leaseholder, assessed as a facilitator rather than a principal, which makes his handset the fastest route into the shape of the network. Students look at who he talks to, what he was doing between 1 February and 1 April 2022, whether anything on the device is talking back to somebody who should not be there, and what a partner-supplied hash set of images matches.</w:t>
      </w:r>
    </w:p>
    <w:p w14:paraId="322C52CE" w14:textId="51F7A505" w:rsidR="34A207C3" w:rsidRDefault="34A207C3">
      <w:r>
        <w:t>What to watch for: sixteen of the twenty-nine flags are dataset-dependent, so this is where your preparation pays off or fails. It is also where the ordering problem and the malware scan timing problem live. Announce at the start of the section that the malware scan and any enrichment engine should be started early and left to run.</w:t>
      </w:r>
    </w:p>
    <w:p w14:paraId="3CE2C7D0" w14:textId="23DD6C62" w:rsidR="34A207C3" w:rsidRDefault="34A207C3">
      <w:r>
        <w:t>This section also carries the two highest-value single flags in the exercise outside the final assessment: the email regular expression and the count of results it returns, at twenty points each. Students who never learned to read a regular expression will stall here. The expression is supplied in the Grep.txt file in the C - Other Files directory, and pointing a stuck student at that file is legitimate coaching - the guide itself tells them to copy it from there. What is not legitimate is reading them the expression.</w:t>
      </w:r>
    </w:p>
    <w:p w14:paraId="42D2AE9F" w14:textId="4041FF65" w:rsidR="34A207C3" w:rsidRDefault="34A207C3" w:rsidP="34A207C3">
      <w:pPr>
        <w:pStyle w:val="Heading3"/>
      </w:pPr>
      <w:bookmarkStart w:id="117" w:name="_Toc240371274"/>
      <w:bookmarkStart w:id="118" w:name="_Toc240370996"/>
      <w:r>
        <w:t>Section 3 - BRAVO Verification and Validation (13 flags, 150 points)</w:t>
      </w:r>
      <w:bookmarkEnd w:id="117"/>
      <w:bookmarkEnd w:id="118"/>
    </w:p>
    <w:p w14:paraId="3FA766F4" w14:textId="62E1BD4C" w:rsidR="34A207C3" w:rsidRDefault="34A207C3">
      <w:r>
        <w:t>What the section is for: this is the section that teaches the habit the whole course exists to build. BRAVO is the courier's phone and is the device most likely to support a targeting recommendation, which makes it the device most likely to be attacked in review. The rule in the inject is that a finding off a courier device that is not independently validated does not leave the building. So every finding gets proven twice - once by the tool, and again by the raw database or by a second tool.</w:t>
      </w:r>
    </w:p>
    <w:p w14:paraId="54E78D7E" w14:textId="60475C9F" w:rsidR="34A207C3" w:rsidRDefault="34A207C3">
      <w:r>
        <w:t>What to watch for: students treat this section as a series of lookups and miss that it is one continuous argument. The message thread with the contact Flaco is checked against the sms.db database directly. An image's hash is checked with Hasher. Its EXIF is checked with ExifTool. A timestamp is checked with DCode. Three copies of the same photograph are compared to establish which is original, which is a thumbnail and which has been altered. If a student is working these as disconnected questions, stop and ask them what all of these flags have in common.</w:t>
      </w:r>
    </w:p>
    <w:p w14:paraId="6B0F49E7" w14:textId="63E66AE4" w:rsidR="34A207C3" w:rsidRDefault="34A207C3">
      <w:r>
        <w:t>This is the section where the third-party tools bite. Expect to explain at least once that ExifTool is used by dragging a file onto the executable, and expect at least one student to have saved two files with the same name into the same folder and overwritten one of them. Tell the room to save the three image copies into separate folders before they start the comparison.</w:t>
      </w:r>
    </w:p>
    <w:p w14:paraId="5A3BF5F2" w14:textId="4E843A6D" w:rsidR="34A207C3" w:rsidRDefault="34A207C3" w:rsidP="34A207C3">
      <w:pPr>
        <w:pStyle w:val="Heading3"/>
      </w:pPr>
      <w:bookmarkStart w:id="119" w:name="_Toc240371275"/>
      <w:bookmarkStart w:id="120" w:name="_Toc240370997"/>
      <w:r>
        <w:t>Section 4 - CHARLIE: The Foreign-Language Node (27 flags, 300 points)</w:t>
      </w:r>
      <w:bookmarkEnd w:id="119"/>
      <w:bookmarkEnd w:id="120"/>
    </w:p>
    <w:p w14:paraId="6B230B56" w14:textId="0046AA4C" w:rsidR="34A207C3" w:rsidRDefault="34A207C3">
      <w:r>
        <w:t xml:space="preserve">What the section is for: CHARLIE is a backup of a phone nobody recovered, which means the handset is still in circulation and everything the backup says about accounts, applications, retention and movement is probably still current. </w:t>
      </w:r>
      <w:del w:id="121" w:author="Erik Adams" w:date="2026-09-17T20:53:00Z" w16du:dateUtc="2026-09-17T20:53:50Z">
        <w:r>
          <w:delText xml:space="preserve">It is also not in English and does not arrive as a UFED extraction, so </w:delText>
        </w:r>
      </w:del>
      <w:del w:id="122" w:author="Erik Adams" w:date="2026-09-17T20:54:00Z" w16du:dateUtc="2026-09-17T20:54:26Z">
        <w:r>
          <w:delText>it has to be opened through Open (Advanced)</w:delText>
        </w:r>
      </w:del>
      <w:r>
        <w:t xml:space="preserve"> </w:t>
      </w:r>
      <w:ins w:id="123" w:author="Erik Adams" w:date="2026-09-17T20:54:00Z" w16du:dateUtc="2026-09-17T20:54:33Z">
        <w:r w:rsidR="26EDA57C">
          <w:t xml:space="preserve">During the </w:t>
        </w:r>
      </w:ins>
      <w:ins w:id="124" w:author="Erik Adams" w:date="2026-09-17T20:54:00Z" w16du:dateUtc="2026-09-17T20:54:39Z">
        <w:r w:rsidR="26EDA57C">
          <w:t xml:space="preserve">opening of the extraction the </w:t>
        </w:r>
      </w:ins>
      <w:ins w:id="125" w:author="Erik Adams" w:date="2026-09-17T20:54:00Z" w16du:dateUtc="2026-09-17T20:54:45Z">
        <w:r w:rsidR="26EDA57C">
          <w:t xml:space="preserve">students must enter the </w:t>
        </w:r>
      </w:ins>
      <w:ins w:id="126" w:author="Erik Adams" w:date="2026-09-17T20:54:00Z" w16du:dateUtc="2026-09-17T20:54:45Z">
        <w:r w:rsidR="26EDA57C">
          <w:t xml:space="preserve">correct </w:t>
        </w:r>
      </w:ins>
      <w:del w:id="127" w:author="Erik Adams" w:date="2026-09-17T20:54:00Z" w16du:dateUtc="2026-09-17T20:54:50Z">
        <w:r w:rsidDel="34A207C3">
          <w:delText>with the</w:delText>
        </w:r>
      </w:del>
      <w:r>
        <w:t xml:space="preserve"> password manny</w:t>
      </w:r>
      <w:ins w:id="128" w:author="Erik Adams" w:date="2026-09-17T20:54:00Z" w16du:dateUtc="2026-09-17T20:54:55Z">
        <w:r w:rsidR="5C103830">
          <w:t xml:space="preserve">, when </w:t>
        </w:r>
      </w:ins>
      <w:ins w:id="129" w:author="Erik Adams" w:date="2026-09-17T20:54:00Z" w16du:dateUtc="2026-09-17T20:54:58Z">
        <w:r w:rsidR="5C103830">
          <w:t xml:space="preserve">prompted. This password </w:t>
        </w:r>
      </w:ins>
      <w:ins w:id="130" w:author="Erik Adams" w:date="2026-09-17T20:55:00Z" w16du:dateUtc="2026-09-17T20:55:04Z">
        <w:r w:rsidR="5C103830">
          <w:t xml:space="preserve">is used during the </w:t>
        </w:r>
      </w:ins>
      <w:ins w:id="131" w:author="Erik Adams" w:date="2026-09-17T20:55:00Z" w16du:dateUtc="2026-09-17T20:55:10Z">
        <w:r w:rsidR="5C103830">
          <w:t xml:space="preserve">course, and is included </w:t>
        </w:r>
      </w:ins>
      <w:ins w:id="132" w:author="Erik Adams" w:date="2026-09-17T20:55:00Z" w16du:dateUtc="2026-09-17T20:55:16Z">
        <w:r w:rsidR="5C103830">
          <w:t xml:space="preserve">in your instructions </w:t>
        </w:r>
      </w:ins>
      <w:ins w:id="133" w:author="Erik Adams" w:date="2026-09-17T20:55:00Z" w16du:dateUtc="2026-09-17T20:55:20Z">
        <w:r w:rsidR="5C103830">
          <w:t>for the CTF</w:t>
        </w:r>
      </w:ins>
      <w:r>
        <w:t>. This is the section with the most points and the most dataset-dependent flags.</w:t>
      </w:r>
    </w:p>
    <w:p w14:paraId="55BC3077" w14:textId="6ED83CB5" w:rsidR="34A207C3" w:rsidRDefault="34A207C3">
      <w:r>
        <w:t xml:space="preserve">What to watch for: the ingest is the gate. A student who </w:t>
      </w:r>
      <w:ins w:id="134" w:author="Erik Adams" w:date="2026-09-17T20:55:00Z" w16du:dateUtc="2026-09-17T20:55:34Z">
        <w:r w:rsidR="0A994123">
          <w:t xml:space="preserve">fails to </w:t>
        </w:r>
      </w:ins>
      <w:ins w:id="135" w:author="Erik Adams" w:date="2026-09-17T20:55:00Z" w16du:dateUtc="2026-09-17T20:55:51Z">
        <w:r w:rsidR="0A994123">
          <w:t xml:space="preserve">recall or find the </w:t>
        </w:r>
      </w:ins>
      <w:ins w:id="136" w:author="Erik Adams" w:date="2026-09-17T20:55:00Z" w16du:dateUtc="2026-09-17T20:55:57Z">
        <w:r w:rsidR="0A994123">
          <w:t xml:space="preserve">password will stall during </w:t>
        </w:r>
      </w:ins>
      <w:ins w:id="137" w:author="Erik Adams" w:date="2026-09-17T20:56:00Z" w16du:dateUtc="2026-09-17T20:56:02Z">
        <w:r w:rsidR="0A994123">
          <w:t>ingestion.</w:t>
        </w:r>
      </w:ins>
      <w:ins w:id="138" w:author="Erik Adams" w:date="2026-09-17T20:55:00Z" w16du:dateUtc="2026-09-17T20:55:57Z">
        <w:r w:rsidR="0A994123">
          <w:t xml:space="preserve"> </w:t>
        </w:r>
      </w:ins>
      <w:ins w:id="139" w:author="Erik Adams" w:date="2026-09-17T20:56:00Z" w16du:dateUtc="2026-09-17T20:56:09Z">
        <w:r w:rsidR="0A994123">
          <w:t xml:space="preserve">Likewise, a </w:t>
        </w:r>
      </w:ins>
      <w:ins w:id="140" w:author="Erik Adams" w:date="2026-09-17T20:56:00Z" w16du:dateUtc="2026-09-17T20:56:15Z">
        <w:r w:rsidR="0A994123">
          <w:t xml:space="preserve">student that cancels out of the password prompt </w:t>
        </w:r>
      </w:ins>
      <w:ins w:id="141" w:author="Erik Adams" w:date="2026-09-17T20:56:00Z" w16du:dateUtc="2026-09-17T20:56:40Z">
        <w:r w:rsidR="0A994123">
          <w:t>wil</w:t>
        </w:r>
        <w:r w:rsidR="2B1EDEA6">
          <w:t xml:space="preserve">l </w:t>
        </w:r>
      </w:ins>
      <w:ins w:id="142" w:author="Erik Adams" w:date="2026-09-17T20:56:00Z" w16du:dateUtc="2026-09-17T20:56:49Z">
        <w:r w:rsidR="2B1EDEA6">
          <w:t xml:space="preserve">end up </w:t>
        </w:r>
      </w:ins>
      <w:ins w:id="143" w:author="Erik Adams" w:date="2026-09-17T20:56:00Z" w16du:dateUtc="2026-09-17T20:56:59Z">
        <w:r w:rsidR="2B1EDEA6">
          <w:t>working</w:t>
        </w:r>
      </w:ins>
      <w:ins w:id="144" w:author="Erik Adams" w:date="2026-09-17T20:57:00Z" w16du:dateUtc="2026-09-17T20:57:00Z">
        <w:r w:rsidR="2B1EDEA6">
          <w:t xml:space="preserve"> with </w:t>
        </w:r>
      </w:ins>
      <w:ins w:id="145" w:author="Erik Adams" w:date="2026-09-17T20:57:00Z" w16du:dateUtc="2026-09-17T20:57:09Z">
        <w:r w:rsidR="2B1EDEA6">
          <w:t xml:space="preserve">an extraction that isn’t </w:t>
        </w:r>
      </w:ins>
      <w:ins w:id="146" w:author="Erik Adams" w:date="2026-09-17T20:57:00Z" w16du:dateUtc="2026-09-17T20:57:10Z">
        <w:r w:rsidR="2B1EDEA6">
          <w:t>fully decoded,</w:t>
        </w:r>
      </w:ins>
      <w:del w:id="147" w:author="Erik Adams" w:date="2026-09-17T20:57:00Z" w16du:dateUtc="2026-09-17T20:57:21Z">
        <w:r>
          <w:delText>c</w:delText>
        </w:r>
      </w:del>
      <w:del w:id="148" w:author="Erik Adams" w:date="2026-09-17T20:57:00Z" w16du:dateUtc="2026-09-17T20:57:25Z">
        <w:r>
          <w:delText>annot open the backup cannot answer any of the twenty-seven flags</w:delText>
        </w:r>
      </w:del>
      <w:del w:id="149" w:author="Erik Adams" w:date="2026-09-17T20:57:00Z" w16du:dateUtc="2026-09-17T20:57:33Z">
        <w:r>
          <w:delText>,</w:delText>
        </w:r>
      </w:del>
      <w:r>
        <w:t xml:space="preserve"> so walk the room during the first ten minutes of this section and confirm every screen is processing. The two common failures are opening the backup folder and selecting a file inside it rather than selecting the folder itself, and missing the password prompt.</w:t>
      </w:r>
    </w:p>
    <w:p w14:paraId="2FA648FF" w14:textId="2C01D12C" w:rsidR="34A207C3" w:rsidRDefault="34A207C3">
      <w:r>
        <w:t>Media classification is the long-running job in this section and it must be started early. It is also the source of the one rubric-scored flag before the final assessment, which asks students to find false positives in the Drugs subcategory and explain why they are excluding them. That flag is doing something the rest of the day does not: it asks the student to disbelieve the tool. Give it weight in the debrief.</w:t>
      </w:r>
    </w:p>
    <w:p w14:paraId="2A4D0DB6" w14:textId="2EF12C97" w:rsidR="34A207C3" w:rsidRDefault="34A207C3" w:rsidP="34A207C3">
      <w:pPr>
        <w:pStyle w:val="Heading3"/>
      </w:pPr>
      <w:bookmarkStart w:id="150" w:name="_Toc240370998"/>
      <w:bookmarkStart w:id="151" w:name="_Toc240371276"/>
      <w:r>
        <w:t>Section 5 - Dissemination and the Commander's Brief (11 flags, 150 points)</w:t>
      </w:r>
      <w:bookmarkEnd w:id="150"/>
      <w:bookmarkEnd w:id="151"/>
    </w:p>
    <w:p w14:paraId="50B13459" w14:textId="54D7BFDA" w:rsidR="34A207C3" w:rsidRDefault="34A207C3">
      <w:r>
        <w:t>What the section is for: two audiences, two products, one set of findings. A field team moving on a follow-on site needs device attributes and account identifiers in the next ten minutes. The analytical cell and a partner agency need the comprehensive product, and the partner agency's security officer will reject anything without protection applied. Eight of the eleven flags are knowledge questions about report types, protection and storage; two require the student to actually generate a report; the last is the written assessment.</w:t>
      </w:r>
    </w:p>
    <w:p w14:paraId="31BD548B" w14:textId="62E0356D" w:rsidR="34A207C3" w:rsidRDefault="34A207C3">
      <w:r>
        <w:t>What to watch for: students who did not tag as they went will discover it here, because the Tags Only report is built from their own tagging. Do not rescue them. The flag is scored against their own tag count, so a student with three tags is scored honestly against three tags, and the lesson lands harder than anything you could say.</w:t>
      </w:r>
    </w:p>
    <w:p w14:paraId="145D9A3B" w14:textId="3FAF507B" w:rsidR="34A207C3" w:rsidRDefault="18A12FEF" w:rsidP="44F79F81">
      <w:pPr>
        <w:pStyle w:val="IntenseQuote"/>
      </w:pPr>
      <w:r>
        <w:t>Protect the last thirty minutes for the final assessment. If the room is running late, cut flags from the middle of Section 4 rather than compressing the written answer. The written answer is the only part of the day that demonstrates whether a student can turn artifacts into intelligence, which is the actual course objective.</w:t>
      </w:r>
    </w:p>
    <w:p w14:paraId="5D5D7D72" w14:textId="7214E82C" w:rsidR="34A207C3" w:rsidRDefault="34A207C3" w:rsidP="34A207C3">
      <w:pPr>
        <w:pStyle w:val="Heading2"/>
      </w:pPr>
      <w:bookmarkStart w:id="152" w:name="_Toc240370999"/>
      <w:bookmarkStart w:id="153" w:name="_Toc240371277"/>
      <w:r>
        <w:t>Scoring the two written answers</w:t>
      </w:r>
      <w:bookmarkEnd w:id="152"/>
      <w:bookmarkEnd w:id="153"/>
    </w:p>
    <w:p w14:paraId="48BEF1B9" w14:textId="7AB3DE72" w:rsidR="34A207C3" w:rsidRDefault="34A207C3">
      <w:r>
        <w:t>Two flags cannot be graded by the form and must be scored by you. Both rubrics are reproduced in full in Part 2. Score them after the exercise rather than during it, and score every student's answer to one flag before moving to the next, so that you are applying the same standard across the room rather than drifting as you go.</w:t>
      </w:r>
    </w:p>
    <w:p w14:paraId="15169293" w14:textId="1F63931B" w:rsidR="34A207C3" w:rsidRDefault="34A207C3">
      <w:r>
        <w:t>The media classification false-positive flag is worth fifteen points. A full-credit answer names two specific items from the Drugs subcategory, gives a plausible reason why the classifier flagged each one, and states the decision to exclude them from the intelligence picture. A student who says only that there were false positives has not answered the question. A student who names two items and explains that a bag of flour looks like a bag of powder to a classifier trained on texture and colour has answered it completely.</w:t>
      </w:r>
    </w:p>
    <w:p w14:paraId="44F22960" w14:textId="400B42B6" w:rsidR="34A207C3" w:rsidRDefault="34A207C3">
      <w:r>
        <w:t xml:space="preserve">The final assessment is worth forty points and is scored in four blocks of ten. Ten points for naming a directing individual </w:t>
      </w:r>
      <w:ins w:id="154" w:author="Erik Adams" w:date="2026-09-17T21:01:00Z" w16du:dateUtc="2026-09-17T21:01:32Z">
        <w:r w:rsidR="14DC8092">
          <w:t xml:space="preserve">which is supported with logical assessment and </w:t>
        </w:r>
      </w:ins>
      <w:ins w:id="155" w:author="Erik Adams" w:date="2026-09-17T21:01:00Z" w16du:dateUtc="2026-09-17T21:01:34Z">
        <w:r w:rsidR="14DC8092">
          <w:t>reasoning.</w:t>
        </w:r>
      </w:ins>
      <w:del w:id="156" w:author="Erik Adams" w:date="2026-09-17T21:01:00Z" w16du:dateUtc="2026-09-17T21:01:37Z">
        <w:r w:rsidDel="34A207C3">
          <w:delText>with</w:delText>
        </w:r>
        <w:r>
          <w:delText xml:space="preserve"> support from more than one device</w:delText>
        </w:r>
      </w:del>
      <w:r>
        <w:t>. Ten for identifying the means of communication with the specific artifact cited. Ten for citing the device, the artifact and the location in Inseyets.PA for each assertion made. Ten for stating a second-tool or raw-database validation method for three findings. Deduct for speculation that is not supported by a cited artifact, because the standard the course teaches is that reporting remains objective and unbiased.</w:t>
      </w:r>
    </w:p>
    <w:p w14:paraId="4F859889" w14:textId="6436A9E2" w:rsidR="34A207C3" w:rsidRDefault="34A207C3">
      <w:r>
        <w:t>Read these answers generously on writing quality and strictly on sourcing. A clumsily written answer that cites device, artifact and location for every claim is a better product than an elegant one that asserts a conclusion with nothing behind it. That distinction is the entire point of the exercise and you should say so when you hand the scores back.</w:t>
      </w:r>
    </w:p>
    <w:p w14:paraId="11F87633" w14:textId="6612670C" w:rsidR="34A207C3" w:rsidRDefault="34A207C3" w:rsidP="34A207C3">
      <w:pPr>
        <w:pStyle w:val="Heading2"/>
      </w:pPr>
      <w:bookmarkStart w:id="157" w:name="_Toc240371278"/>
      <w:bookmarkStart w:id="158" w:name="_Toc240371000"/>
      <w:r>
        <w:t>The debrief</w:t>
      </w:r>
      <w:bookmarkEnd w:id="157"/>
      <w:bookmarkEnd w:id="158"/>
    </w:p>
    <w:p w14:paraId="35CB97D6" w14:textId="1BF8CC63" w:rsidR="34A207C3" w:rsidRDefault="18A12FEF" w:rsidP="44F79F81">
      <w:pPr>
        <w:pStyle w:val="IntenseQuote"/>
      </w:pPr>
      <w:r>
        <w:t>Reserve the last thirty minutes and do not let them erode. The debrief is where the day converts from a test into training, and a CTF that ends when the form closes has wasted most of its value.</w:t>
      </w:r>
    </w:p>
    <w:p w14:paraId="3E474330" w14:textId="281A6361" w:rsidR="34A207C3" w:rsidRDefault="34A207C3">
      <w:r>
        <w:t>Run it in four moves. Open by asking the room which flag cost them the most time, and work that one on the projector from the beginning - not the answer, the route to the answer. Then walk the validation flags in Section 3 as a set, drawing out that each one was the same argument applied to a different artifact. Then take the false-positive flag and ask two students to read their answers aloud, which makes the point about disbelieving the tool better than you can make it yourself. Close with the final assessment: read one strong answer aloud with the student's permission, and point at where it cites its sources.</w:t>
      </w:r>
    </w:p>
    <w:p w14:paraId="67170667" w14:textId="43ED5571" w:rsidR="34A207C3" w:rsidRDefault="34A207C3">
      <w:r>
        <w:t>Do not read out individual scores to the room. Hand them back privately or send them afterwards. Public ranking in a class of professionals produces defensiveness rather than learning, and the comparison that matters is between a student's answer and the standard, not between one student and another.</w:t>
      </w:r>
    </w:p>
    <w:p w14:paraId="27533B8B" w14:textId="4DF0EFB6" w:rsidR="34A207C3" w:rsidRDefault="34A207C3">
      <w:r>
        <w:t xml:space="preserve">If you have time, close with the question the exercise is really about: of everything you found today, which findings would you actually be willing to put in front of a commander who is going to act on them, and </w:t>
      </w:r>
      <w:ins w:id="159" w:author="Erik Adams" w:date="2026-09-17T21:04:00Z" w16du:dateUtc="2026-09-17T21:04:19Z">
        <w:r w:rsidR="4A5F6AE6">
          <w:t>what is your level of confidence in defending them?</w:t>
        </w:r>
      </w:ins>
      <w:del w:id="160" w:author="Erik Adams" w:date="2026-09-17T21:04:00Z" w16du:dateUtc="2026-09-17T21:04:22Z">
        <w:r w:rsidDel="34A207C3">
          <w:delText>how</w:delText>
        </w:r>
        <w:r>
          <w:delText xml:space="preserve"> do you know?</w:delText>
        </w:r>
      </w:del>
    </w:p>
    <w:p w14:paraId="7DFAF71D" w14:textId="300D46D7" w:rsidR="34A207C3" w:rsidRDefault="34A207C3" w:rsidP="34A207C3">
      <w:pPr>
        <w:pStyle w:val="Heading2"/>
      </w:pPr>
      <w:bookmarkStart w:id="161" w:name="_Toc240371001"/>
      <w:bookmarkStart w:id="162" w:name="_Toc240371279"/>
      <w:r>
        <w:t>Troubleshooting quick reference</w:t>
      </w:r>
      <w:bookmarkEnd w:id="161"/>
      <w:bookmarkEnd w:id="162"/>
    </w:p>
    <w:p w14:paraId="6ACA9138" w14:textId="489FA33A" w:rsidR="34A207C3" w:rsidRDefault="34A207C3">
      <w:r>
        <w:t>The table below covers the failures that actually occur in delivery. Keep it open on the podium.</w:t>
      </w:r>
    </w:p>
    <w:tbl>
      <w:tblPr>
        <w:tblStyle w:val="TableGrid"/>
        <w:tblW w:w="0" w:type="auto"/>
        <w:tblLook w:val="0000" w:firstRow="0" w:lastRow="0" w:firstColumn="0" w:lastColumn="0" w:noHBand="0" w:noVBand="0"/>
      </w:tblPr>
      <w:tblGrid>
        <w:gridCol w:w="4307"/>
        <w:gridCol w:w="4323"/>
      </w:tblGrid>
      <w:tr w:rsidR="34A207C3" w14:paraId="14F71A35" w14:textId="77777777" w:rsidTr="34A207C3">
        <w:tc>
          <w:tcPr>
            <w:tcW w:w="4680" w:type="dxa"/>
          </w:tcPr>
          <w:p w14:paraId="38130844" w14:textId="704ED5B6" w:rsidR="34A207C3" w:rsidRDefault="34A207C3">
            <w:r>
              <w:t>Symptom</w:t>
            </w:r>
          </w:p>
        </w:tc>
        <w:tc>
          <w:tcPr>
            <w:tcW w:w="4680" w:type="dxa"/>
          </w:tcPr>
          <w:p w14:paraId="210FC6C2" w14:textId="692CBC7A" w:rsidR="34A207C3" w:rsidRDefault="34A207C3">
            <w:r>
              <w:t>What to do</w:t>
            </w:r>
          </w:p>
        </w:tc>
      </w:tr>
      <w:tr w:rsidR="34A207C3" w14:paraId="207FE4CA" w14:textId="77777777" w:rsidTr="34A207C3">
        <w:tc>
          <w:tcPr>
            <w:tcW w:w="4680" w:type="dxa"/>
          </w:tcPr>
          <w:p w14:paraId="727F185E" w14:textId="00421CEF" w:rsidR="34A207C3" w:rsidRDefault="34A207C3">
            <w:r>
              <w:t>Student's count is close to but not equal to your recorded value</w:t>
            </w:r>
          </w:p>
        </w:tc>
        <w:tc>
          <w:tcPr>
            <w:tcW w:w="4680" w:type="dxa"/>
          </w:tcPr>
          <w:p w14:paraId="381B6CF5" w14:textId="792003B3" w:rsidR="34A207C3" w:rsidRDefault="34A207C3">
            <w:r>
              <w:t>A filter is left on from a previous flag, or duplicates are being counted differently. Have them clear all filters and reapply only what this question asks for.</w:t>
            </w:r>
          </w:p>
        </w:tc>
      </w:tr>
      <w:tr w:rsidR="34A207C3" w14:paraId="7B7DBF72" w14:textId="77777777" w:rsidTr="34A207C3">
        <w:tc>
          <w:tcPr>
            <w:tcW w:w="4680" w:type="dxa"/>
          </w:tcPr>
          <w:p w14:paraId="42DD5A64" w14:textId="10356428" w:rsidR="34A207C3" w:rsidRDefault="34A207C3">
            <w:r>
              <w:t>Student has two ALPHA cases instead of one</w:t>
            </w:r>
          </w:p>
        </w:tc>
        <w:tc>
          <w:tcPr>
            <w:tcW w:w="4680" w:type="dxa"/>
          </w:tcPr>
          <w:p w14:paraId="48FC3C46" w14:textId="09134AEC" w:rsidR="34A207C3" w:rsidRDefault="34A207C3">
            <w:r>
              <w:t>They built the second extraction as a new case. Close it, open Edit case on the first, and add the Advanced Logical through Add evidence. Fix this in Section 1 or it follows them all day.</w:t>
            </w:r>
          </w:p>
        </w:tc>
      </w:tr>
      <w:tr w:rsidR="34A207C3" w14:paraId="1A52CCEF" w14:textId="77777777" w:rsidTr="34A207C3">
        <w:tc>
          <w:tcPr>
            <w:tcW w:w="4680" w:type="dxa"/>
          </w:tcPr>
          <w:p w14:paraId="5B91EF4C" w14:textId="2028AB61" w:rsidR="34A207C3" w:rsidRDefault="34A207C3">
            <w:r>
              <w:t>CHARLIE backup will not open</w:t>
            </w:r>
          </w:p>
        </w:tc>
        <w:tc>
          <w:tcPr>
            <w:tcW w:w="4680" w:type="dxa"/>
          </w:tcPr>
          <w:p w14:paraId="6FEE5FE8" w14:textId="19069225" w:rsidR="34A207C3" w:rsidRDefault="34A207C3">
            <w:r>
              <w:t>Almost always one of two things: they opened the backup folder and selected a file inside rather than selecting the folder itself, or they missed the password prompt. The password is manny.</w:t>
            </w:r>
          </w:p>
        </w:tc>
      </w:tr>
      <w:tr w:rsidR="34A207C3" w14:paraId="62890343" w14:textId="77777777" w:rsidTr="34A207C3">
        <w:tc>
          <w:tcPr>
            <w:tcW w:w="4680" w:type="dxa"/>
          </w:tcPr>
          <w:p w14:paraId="28B2CA8A" w14:textId="301BF29A" w:rsidR="34A207C3" w:rsidRDefault="34A207C3">
            <w:r>
              <w:t>ExifTool does nothing when opened</w:t>
            </w:r>
          </w:p>
        </w:tc>
        <w:tc>
          <w:tcPr>
            <w:tcW w:w="4680" w:type="dxa"/>
          </w:tcPr>
          <w:p w14:paraId="6841BCA4" w14:textId="28F9D95E" w:rsidR="34A207C3" w:rsidRDefault="34A207C3">
            <w:r>
              <w:t>It is command-line based. The image file must be dragged onto ExifTool.exe rather than the program being launched.</w:t>
            </w:r>
          </w:p>
        </w:tc>
      </w:tr>
      <w:tr w:rsidR="34A207C3" w14:paraId="64318FEB" w14:textId="77777777" w:rsidTr="34A207C3">
        <w:tc>
          <w:tcPr>
            <w:tcW w:w="4680" w:type="dxa"/>
          </w:tcPr>
          <w:p w14:paraId="7C302EC3" w14:textId="400F39D3" w:rsidR="34A207C3" w:rsidRDefault="34A207C3">
            <w:r>
              <w:t>DCode and the tool disagree on a timestamp</w:t>
            </w:r>
          </w:p>
        </w:tc>
        <w:tc>
          <w:tcPr>
            <w:tcW w:w="4680" w:type="dxa"/>
          </w:tcPr>
          <w:p w14:paraId="72B9DD87" w14:textId="38ED2097" w:rsidR="34A207C3" w:rsidRDefault="34A207C3">
            <w:r>
              <w:t>Check DCode's time zone setting first. The flag specifies UTC-7:00 Arizona; a workstation default will produce an offset result and a false mismatch.</w:t>
            </w:r>
          </w:p>
        </w:tc>
      </w:tr>
      <w:tr w:rsidR="34A207C3" w14:paraId="77ECD519" w14:textId="77777777" w:rsidTr="34A207C3">
        <w:tc>
          <w:tcPr>
            <w:tcW w:w="4680" w:type="dxa"/>
          </w:tcPr>
          <w:p w14:paraId="3F09482E" w14:textId="5002810C" w:rsidR="34A207C3" w:rsidRDefault="34A207C3">
            <w:r>
              <w:t>Two image files have the same hash when they should differ</w:t>
            </w:r>
          </w:p>
        </w:tc>
        <w:tc>
          <w:tcPr>
            <w:tcW w:w="4680" w:type="dxa"/>
          </w:tcPr>
          <w:p w14:paraId="5CE3E2BE" w14:textId="48E067D0" w:rsidR="34A207C3" w:rsidRDefault="34A207C3">
            <w:r>
              <w:t>They saved two files with the same name into one folder and overwrote one. Save each copy into its own folder and start the comparison again.</w:t>
            </w:r>
          </w:p>
        </w:tc>
      </w:tr>
      <w:tr w:rsidR="34A207C3" w14:paraId="7FB83A9D" w14:textId="77777777" w:rsidTr="34A207C3">
        <w:tc>
          <w:tcPr>
            <w:tcW w:w="4680" w:type="dxa"/>
          </w:tcPr>
          <w:p w14:paraId="7A8B0C17" w14:textId="5FF5C845" w:rsidR="34A207C3" w:rsidRDefault="34A207C3">
            <w:r>
              <w:t>Form rejects an answer you can see is right</w:t>
            </w:r>
          </w:p>
        </w:tc>
        <w:tc>
          <w:tcPr>
            <w:tcW w:w="4680" w:type="dxa"/>
          </w:tcPr>
          <w:p w14:paraId="21E5F55D" w14:textId="58D3AF09" w:rsidR="34A207C3" w:rsidRDefault="34A207C3">
            <w:r>
              <w:t>A formatting variant is missing from the answer key. Award the flag manually, note the variant, and add it to the form before the next delivery.</w:t>
            </w:r>
          </w:p>
        </w:tc>
      </w:tr>
    </w:tbl>
    <w:p w14:paraId="567FD0A0" w14:textId="16CB6524" w:rsidR="34A207C3" w:rsidRDefault="34A207C3" w:rsidP="34A207C3">
      <w:pPr>
        <w:pStyle w:val="Heading2"/>
      </w:pPr>
      <w:bookmarkStart w:id="163" w:name="_Toc240371002"/>
      <w:bookmarkStart w:id="164" w:name="_Toc240371280"/>
      <w:r>
        <w:t>Glossary for the new facilitator</w:t>
      </w:r>
      <w:bookmarkEnd w:id="163"/>
      <w:bookmarkEnd w:id="164"/>
    </w:p>
    <w:p w14:paraId="57394C19" w14:textId="7A20B6FF" w:rsidR="34A207C3" w:rsidRDefault="34A207C3">
      <w:r>
        <w:t>These are the terms that appear in the flags and that a student may ask you to define. The explanations are deliberately plain; each one is enough to answer the question without teaching the lesson again.</w:t>
      </w:r>
    </w:p>
    <w:p w14:paraId="4EF4D538" w14:textId="5588B74B" w:rsidR="34A207C3" w:rsidRDefault="34A207C3" w:rsidP="34A207C3">
      <w:pPr>
        <w:pStyle w:val="ListBullet"/>
      </w:pPr>
      <w:r>
        <w:t>Extraction. A copy of the data taken off a device. A file system extraction copies the device's files and folders. An advanced logical extraction pulls a more targeted set through the device's own interfaces. The same phone can produce more than one extraction, which is why ALPHA has two.</w:t>
      </w:r>
    </w:p>
    <w:p w14:paraId="1122DB9E" w14:textId="70BA071B" w:rsidR="34A207C3" w:rsidRDefault="34A207C3" w:rsidP="34A207C3">
      <w:pPr>
        <w:pStyle w:val="ListBullet"/>
      </w:pPr>
      <w:r>
        <w:t>Hash, MD5 and SHA256. A hash is a fixed-length fingerprint calculated from a file's contents. Change one byte and the fingerprint changes completely. MD5 and SHA256 are two ways of calculating one. Hashes are how you prove an image has not changed and how you prove two files are or are not the same file.</w:t>
      </w:r>
    </w:p>
    <w:p w14:paraId="1B6CBB31" w14:textId="4004EA10" w:rsidR="34A207C3" w:rsidRDefault="34A207C3" w:rsidP="34A207C3">
      <w:pPr>
        <w:pStyle w:val="ListBullet"/>
      </w:pPr>
      <w:r>
        <w:t>HMAC. A hash calculated with a secret key mixed in, so it proves not only that the data is unchanged but that it came from the expected source.</w:t>
      </w:r>
    </w:p>
    <w:p w14:paraId="79F28C72" w14:textId="126B471A" w:rsidR="34A207C3" w:rsidRDefault="34A207C3" w:rsidP="34A207C3">
      <w:pPr>
        <w:pStyle w:val="ListBullet"/>
      </w:pPr>
      <w:r>
        <w:t>UFD, UFDX and UFDR. A .ufd file accompanies a single extraction and records details about it, including hash values, in plain text. A .ufdx points to multiple extractions of the same device. A .ufdr is a report file produced by the tool for sharing findings.</w:t>
      </w:r>
    </w:p>
    <w:p w14:paraId="58FA2788" w14:textId="2ED8CBD3" w:rsidR="34A207C3" w:rsidRDefault="34A207C3" w:rsidP="34A207C3">
      <w:pPr>
        <w:pStyle w:val="ListBullet"/>
      </w:pPr>
      <w:r>
        <w:t>EXIF. Metadata stored inside an image file by the camera that took it - date, time, camera model and often GPS coordinates. It can be edited, which is why the exercise has students check it against a second source.</w:t>
      </w:r>
    </w:p>
    <w:p w14:paraId="7B030E6B" w14:textId="3CD0BC54" w:rsidR="34A207C3" w:rsidRDefault="34A207C3" w:rsidP="34A207C3">
      <w:pPr>
        <w:pStyle w:val="ListBullet"/>
      </w:pPr>
      <w:r>
        <w:t>SQLite database. The small self-contained database format that most phone applications use to store messages, contacts and history. Files such as sms.db and Photos.sqlite are SQLite databases, and reading them directly is how you verify what the tool decoded.</w:t>
      </w:r>
    </w:p>
    <w:p w14:paraId="7B322481" w14:textId="1AEDC381" w:rsidR="34A207C3" w:rsidRDefault="34A207C3" w:rsidP="34A207C3">
      <w:pPr>
        <w:pStyle w:val="ListBullet"/>
      </w:pPr>
      <w:r>
        <w:t>Epoch. The zero point a stored timestamp counts from. Unix time counts from 1 January 1970; Apple's Mac Absolute Time counts from 1 January 2001. A timestamp read against the wrong epoch produces a date that is wrong by about thirty-one years, which is why these flags exist.</w:t>
      </w:r>
    </w:p>
    <w:p w14:paraId="5CFDCE4A" w14:textId="4602EE2B" w:rsidR="34A207C3" w:rsidRDefault="34A207C3" w:rsidP="34A207C3">
      <w:pPr>
        <w:pStyle w:val="ListBullet"/>
      </w:pPr>
      <w:r>
        <w:t>Regular expression, regex and GREP. A pattern that describes a shape of text rather than specific text, used to find every item of a kind - every email address, every phone number - in a large body of data at once.</w:t>
      </w:r>
    </w:p>
    <w:p w14:paraId="28A52AA4" w14:textId="4F87BC12" w:rsidR="34A207C3" w:rsidRDefault="34A207C3" w:rsidP="34A207C3">
      <w:pPr>
        <w:pStyle w:val="ListBullet"/>
      </w:pPr>
      <w:r>
        <w:t>Carving. Recovering files or data from raw storage by recognising their internal signatures, rather than by reading the file system's index. It is how deleted material is recovered, and because it works on pattern matching it produces false positives that must be validated.</w:t>
      </w:r>
    </w:p>
    <w:p w14:paraId="2B83117A" w14:textId="1086ADAB" w:rsidR="34A207C3" w:rsidRDefault="34A207C3" w:rsidP="34A207C3">
      <w:pPr>
        <w:pStyle w:val="ListBullet"/>
      </w:pPr>
      <w:r>
        <w:t>Watch list and hash set. A watch list is a set of keywords run across a case to highlight hits. A hash set is a set of file fingerprints run across a case to identify known files. Both let an analyst find known indicators without reading everything by hand.</w:t>
      </w:r>
    </w:p>
    <w:p w14:paraId="46EADD3C" w14:textId="3F88124E" w:rsidR="34A207C3" w:rsidRDefault="34A207C3" w:rsidP="34A207C3">
      <w:pPr>
        <w:pStyle w:val="ListBullet"/>
      </w:pPr>
      <w:r>
        <w:t>Enrichment engine. An optional processing step that adds analysis to an extraction, such as classifying media or analysing where a file originated. Most can be run after ingest; one cannot, which is a flag in Section 1.</w:t>
      </w:r>
    </w:p>
    <w:p w14:paraId="6A4BC46C" w14:textId="464D9B5D" w:rsidR="34A207C3" w:rsidRDefault="18A12FEF" w:rsidP="34A207C3">
      <w:pPr>
        <w:pStyle w:val="ListBullet"/>
      </w:pPr>
      <w:r>
        <w:t>PIR and CCIR. A Priority Intelligence Requirement is a question the commander needs answered to make a decision. A Commander's Critical Information Requirement is something so important it is reported immediately rather than waiting for the next briefing. The scenario issues three PIRs and one CCIR.</w:t>
      </w:r>
    </w:p>
    <w:p w14:paraId="5CC5ACBD" w14:textId="7281D659" w:rsidR="44F79F81" w:rsidRDefault="44F79F81">
      <w:r>
        <w:br w:type="page"/>
      </w:r>
    </w:p>
    <w:p w14:paraId="0231640F" w14:textId="77777777" w:rsidR="3E2EF9B6" w:rsidRDefault="000A45EF" w:rsidP="000A45EF">
      <w:pPr>
        <w:pStyle w:val="Heading1"/>
      </w:pPr>
      <w:bookmarkStart w:id="165" w:name="_Toc240371282"/>
      <w:bookmarkStart w:id="166" w:name="_Toc240371004"/>
      <w:r>
        <w:t>Appendix - Quick Reference Answer Key</w:t>
      </w:r>
    </w:p>
    <w:p w14:paraId="1C1EADA0" w14:textId="42F2A934" w:rsidR="34A207C3" w:rsidRDefault="34A207C3" w:rsidP="34A207C3">
      <w:pPr>
        <w:pStyle w:val="Heading2"/>
      </w:pPr>
      <w:r>
        <w:t>How to read the answer sheet</w:t>
      </w:r>
      <w:bookmarkEnd w:id="165"/>
      <w:bookmarkEnd w:id="166"/>
    </w:p>
    <w:p w14:paraId="15A59E39" w14:textId="77777777" w:rsidR="3E2EF9B6" w:rsidRDefault="009C154C" w:rsidP="003E4A06">
      <w:r>
        <w:t>Use this section while walking the room. It keeps the answer key and scoring cautions in one place while removing the full flag-by-flag explanations from the longer package.</w:t>
      </w:r>
    </w:p>
    <w:p w14:paraId="736DDD34" w14:textId="77777777" w:rsidR="3E2EF9B6" w:rsidRDefault="00925801" w:rsidP="003E4A06">
      <w:r>
        <w:t>For detailed remediation or SME review, refer back to the course guide and your validated classroom build. Dataset-dependent values below must still be confirmed before delivery.</w:t>
      </w:r>
    </w:p>
    <w:p w14:paraId="30739D39" w14:textId="1EF3DA5A" w:rsidR="34A207C3" w:rsidRDefault="34A207C3">
      <w:pPr>
        <w:rPr>
          <w:del w:id="167" w:author="Erik Adams" w:date="2026-09-17T21:07:00Z" w16du:dateUtc="2026-09-17T21:07:04Z"/>
        </w:rPr>
      </w:pPr>
      <w:commentRangeStart w:id="168"/>
      <w:del w:id="169" w:author="Erik Adams" w:date="2026-09-17T21:07:00Z" w16du:dateUtc="2026-09-17T21:07:04Z">
        <w:r>
          <w:delText>Why</w:delText>
        </w:r>
      </w:del>
      <w:commentRangeEnd w:id="168"/>
      <w:r>
        <w:rPr>
          <w:rStyle w:val="CommentReference"/>
          <w:sz w:val="22"/>
          <w:szCs w:val="22"/>
        </w:rPr>
        <w:commentReference w:id="168"/>
      </w:r>
      <w:del w:id="170" w:author="Erik Adams" w:date="2026-09-17T21:07:00Z" w16du:dateUtc="2026-09-17T21:07:04Z">
        <w:r>
          <w:delText>: The unit receiving your product usually cannot afford, and does not need, a full forensic licence - but a static PDF does not let them explore the evidence and answer their own follow-up questions. Reader solves that: a free, portable application that opens a UFDR and lets the recipient browse and search the data, with the analytical and processing features stripped out. Include Reader is an option available on UFDR reports, and it places the Reader executable in the report output folder. It can itself be encrypted and password protected, which is how it satisfies the partner agency's condition.</w:delText>
        </w:r>
      </w:del>
    </w:p>
    <w:p w14:paraId="580EA889" w14:textId="52072283" w:rsidR="34A207C3" w:rsidRDefault="34A207C3" w:rsidP="34A207C3">
      <w:pPr>
        <w:pStyle w:val="Heading1"/>
      </w:pPr>
      <w:bookmarkStart w:id="171" w:name="_Toc240371101"/>
      <w:bookmarkStart w:id="172" w:name="_Toc240371379"/>
      <w:r>
        <w:t>Appendix - Pre-delivery checklist</w:t>
      </w:r>
      <w:bookmarkEnd w:id="171"/>
      <w:bookmarkEnd w:id="172"/>
    </w:p>
    <w:p w14:paraId="54026A1A" w14:textId="438F99FB" w:rsidR="34A207C3" w:rsidRDefault="34A207C3">
      <w:r>
        <w:t>Work down this list in the week before delivery. Every item is drawn from the guidance above.</w:t>
      </w:r>
    </w:p>
    <w:p w14:paraId="4A9144AA" w14:textId="2E01848C" w:rsidR="34A207C3" w:rsidRDefault="34A207C3" w:rsidP="34A207C3">
      <w:pPr>
        <w:pStyle w:val="ListBullet"/>
      </w:pPr>
      <w:r>
        <w:t>Build all three cases yourself on a student workstation and record how long each ingest takes.</w:t>
      </w:r>
    </w:p>
    <w:p w14:paraId="678041B2" w14:textId="768C0AD5" w:rsidR="34A207C3" w:rsidRDefault="34A207C3" w:rsidP="34A207C3">
      <w:pPr>
        <w:pStyle w:val="ListBullet"/>
      </w:pPr>
      <w:r>
        <w:t>Work every dataset-dependent flag against your own build and record the observed value. Produce the missing malware detection count, or convert that flag to multiple choice.</w:t>
      </w:r>
    </w:p>
    <w:p w14:paraId="5B472C44" w14:textId="4A485EFA" w:rsidR="34A207C3" w:rsidRDefault="34A207C3" w:rsidP="34A207C3">
      <w:pPr>
        <w:pStyle w:val="ListBullet"/>
      </w:pPr>
      <w:r>
        <w:t>Resolve the CHARLIE device identity conflict between the roster and the model answer, and decide which form of iPhone model identifier you accept.</w:t>
      </w:r>
    </w:p>
    <w:p w14:paraId="2565239B" w14:textId="554FEB4B" w:rsidR="34A207C3" w:rsidRDefault="34A207C3" w:rsidP="34A207C3">
      <w:pPr>
        <w:pStyle w:val="ListBullet"/>
      </w:pPr>
      <w:r>
        <w:t>Remove one of the two duplicate Dhaka questions in Section 4 and adjust the section total, or decide to leave both.</w:t>
      </w:r>
    </w:p>
    <w:p w14:paraId="618A4766" w14:textId="4B6EE491" w:rsidR="34A207C3" w:rsidRDefault="34A207C3" w:rsidP="34A207C3">
      <w:pPr>
        <w:pStyle w:val="ListBullet"/>
      </w:pPr>
      <w:r>
        <w:t>Correct the BRAVO image size flag so the file named in the question matches the file in the validation note and the keyed size.</w:t>
      </w:r>
    </w:p>
    <w:p w14:paraId="7E104B66" w14:textId="41790BF8" w:rsidR="34A207C3" w:rsidRDefault="34A207C3" w:rsidP="34A207C3">
      <w:pPr>
        <w:pStyle w:val="ListBullet"/>
      </w:pPr>
      <w:r>
        <w:t>Reorder the two Section 2 questions where one gives away or depends on the other.</w:t>
      </w:r>
    </w:p>
    <w:p w14:paraId="53FB5466" w14:textId="404AFDE8" w:rsidR="34A207C3" w:rsidRDefault="34A207C3" w:rsidP="34A207C3">
      <w:pPr>
        <w:pStyle w:val="ListBullet"/>
      </w:pPr>
      <w:r>
        <w:t>Correct the flag counts in the Section 1, 2 and 4 injects, or decide not to read them aloud.</w:t>
      </w:r>
    </w:p>
    <w:p w14:paraId="64FE1C20" w14:textId="7AB4989D" w:rsidR="34A207C3" w:rsidRDefault="34A207C3" w:rsidP="34A207C3">
      <w:pPr>
        <w:pStyle w:val="ListBullet"/>
      </w:pPr>
      <w:r>
        <w:t>Number every question in the form by section and position so the room shares one vocabulary.</w:t>
      </w:r>
    </w:p>
    <w:p w14:paraId="3FA14365" w14:textId="7F4A8406" w:rsidR="34A207C3" w:rsidRDefault="34A207C3" w:rsidP="34A207C3">
      <w:pPr>
        <w:pStyle w:val="ListBullet"/>
      </w:pPr>
      <w:r>
        <w:t>Build the form as a Quiz, shuffle off, results shown automatically, five sections with the injects as descriptions.</w:t>
      </w:r>
    </w:p>
    <w:p w14:paraId="3F8DC286" w14:textId="7115BFB5" w:rsidR="34A207C3" w:rsidRDefault="34A207C3" w:rsidP="34A207C3">
      <w:pPr>
        <w:pStyle w:val="ListBullet"/>
      </w:pPr>
      <w:r>
        <w:t>Set the four list-answer and student-specific flags - 4-8, 4-11, 4-22, 5-8 and 5-9 - to ungraded, and the two rubric flags to zero points.</w:t>
      </w:r>
    </w:p>
    <w:p w14:paraId="3175BB60" w14:textId="128A9F05" w:rsidR="34A207C3" w:rsidRDefault="34A207C3" w:rsidP="34A207C3">
      <w:pPr>
        <w:pStyle w:val="ListBullet"/>
      </w:pPr>
      <w:r>
        <w:t>Add formatting variants as accepted answers for every short-answer flag, particularly hashes, phone numbers, file names and the street name in Flag 2-29.</w:t>
      </w:r>
    </w:p>
    <w:p w14:paraId="793E4E34" w14:textId="4940F79A" w:rsidR="34A207C3" w:rsidRDefault="34A207C3" w:rsidP="34A207C3">
      <w:pPr>
        <w:pStyle w:val="ListBullet"/>
      </w:pPr>
      <w:r>
        <w:t>Paste the guide reference into the incorrect-answer message on every flag that has one, and note the thirteen that do not.</w:t>
      </w:r>
    </w:p>
    <w:p w14:paraId="3E6049D4" w14:textId="6575B0B9" w:rsidR="34A207C3" w:rsidRDefault="34A207C3" w:rsidP="34A207C3">
      <w:pPr>
        <w:pStyle w:val="ListBullet"/>
      </w:pPr>
      <w:r>
        <w:t>Take the form end to end yourself and confirm the point total comes to 970.</w:t>
      </w:r>
    </w:p>
    <w:p w14:paraId="4C87C9A9" w14:textId="6FFFBC8F" w:rsidR="34A207C3" w:rsidRDefault="34A207C3" w:rsidP="34A207C3">
      <w:pPr>
        <w:pStyle w:val="ListBullet"/>
      </w:pPr>
      <w:r>
        <w:t>Walk every workstation: licence recognised, Student Folder present, Hasher, ExifTool and DCode available, Grep.txt present, PASettings.cnf and the hash set CSV staged, definitions64.msd staged, and a route to the scoring form.</w:t>
      </w:r>
    </w:p>
    <w:p w14:paraId="37CABA42" w14:textId="6B71B85B" w:rsidR="34A207C3" w:rsidRDefault="55BAA14E" w:rsidP="34A207C3">
      <w:pPr>
        <w:pStyle w:val="ListBullet"/>
      </w:pPr>
      <w:r>
        <w:t>Print this document double-sided and have the scenario read-in ready to deliver aloud.</w:t>
      </w:r>
    </w:p>
    <w:p w14:paraId="3ED447E5" w14:textId="25F3F68B" w:rsidR="3E2EF9B6" w:rsidRDefault="3E2EF9B6">
      <w:r>
        <w:br w:type="page"/>
      </w:r>
    </w:p>
    <w:p w14:paraId="218F51EA" w14:textId="144148DE" w:rsidR="3E2EF9B6" w:rsidRDefault="3E2EF9B6" w:rsidP="3E2EF9B6">
      <w:pPr>
        <w:pStyle w:val="Heading1"/>
      </w:pPr>
      <w:bookmarkStart w:id="173" w:name="_Toc240371102"/>
      <w:bookmarkStart w:id="174" w:name="_Toc240371380"/>
      <w:r>
        <w:t>Appendix - Quick Reference Answer Key</w:t>
      </w:r>
      <w:bookmarkEnd w:id="173"/>
      <w:bookmarkEnd w:id="174"/>
    </w:p>
    <w:p w14:paraId="6DCE8E8E" w14:textId="5B068C6B" w:rsidR="3E2EF9B6" w:rsidRDefault="3E2EF9B6">
      <w:r>
        <w:t>All 90 flags in one place, for use while walking the floor. This is the same answer key as Part 2, stripped to the answer itself; when a student challenges an answer, or you need to explain why it is correct, go back to the full entry in Part 2.</w:t>
      </w:r>
    </w:p>
    <w:p w14:paraId="635F2C7A" w14:textId="3663A584" w:rsidR="3E2EF9B6" w:rsidRDefault="3E2EF9B6">
      <w:r>
        <w:t>The Key column reads AUTO where the answer is fixed and the form grades it, DATA where the answer depends on your classroom image, and RUBRIC where you score it by hand. Every DATA value below is the figure recorded in the activity document as of 28 August 2026 - it is a starting point to check your own build against, not an authority. Overwrite these cells with your own observed values once you have worked them; that is what this table is for.</w:t>
      </w:r>
    </w:p>
    <w:p w14:paraId="62AC8346" w14:textId="5D803A53" w:rsidR="3E2EF9B6" w:rsidRDefault="3E2EF9B6" w:rsidP="3E2EF9B6">
      <w:pPr>
        <w:pStyle w:val="Heading2"/>
      </w:pPr>
      <w:bookmarkStart w:id="175" w:name="_Toc240371381"/>
      <w:bookmarkStart w:id="176" w:name="_Toc240371103"/>
      <w:r>
        <w:t>Section 1 - Workstation Preparation and Case Build (10 flags, 80 points)</w:t>
      </w:r>
      <w:bookmarkEnd w:id="175"/>
      <w:bookmarkEnd w:id="176"/>
    </w:p>
    <w:tbl>
      <w:tblPr>
        <w:tblStyle w:val="TableGrid"/>
        <w:tblW w:w="0" w:type="auto"/>
        <w:tblLook w:val="0000" w:firstRow="0" w:lastRow="0" w:firstColumn="0" w:lastColumn="0" w:noHBand="0" w:noVBand="0"/>
      </w:tblPr>
      <w:tblGrid>
        <w:gridCol w:w="864"/>
        <w:gridCol w:w="607"/>
        <w:gridCol w:w="884"/>
        <w:gridCol w:w="6275"/>
      </w:tblGrid>
      <w:tr w:rsidR="3E2EF9B6" w14:paraId="1608EBB0" w14:textId="77777777" w:rsidTr="44F79F81">
        <w:trPr>
          <w:tblHeader/>
        </w:trPr>
        <w:tc>
          <w:tcPr>
            <w:tcW w:w="900" w:type="dxa"/>
          </w:tcPr>
          <w:p w14:paraId="628009B6" w14:textId="61F87E11" w:rsidR="3E2EF9B6" w:rsidRDefault="3E2EF9B6">
            <w:r>
              <w:t>Flag</w:t>
            </w:r>
          </w:p>
        </w:tc>
        <w:tc>
          <w:tcPr>
            <w:tcW w:w="620" w:type="dxa"/>
          </w:tcPr>
          <w:p w14:paraId="6F1830B8" w14:textId="5AD664D5" w:rsidR="3E2EF9B6" w:rsidRDefault="3E2EF9B6">
            <w:r>
              <w:t>Pts</w:t>
            </w:r>
          </w:p>
        </w:tc>
        <w:tc>
          <w:tcPr>
            <w:tcW w:w="900" w:type="dxa"/>
          </w:tcPr>
          <w:p w14:paraId="679B670F" w14:textId="53B44B99" w:rsidR="3E2EF9B6" w:rsidRDefault="3E2EF9B6">
            <w:r>
              <w:t>Key</w:t>
            </w:r>
          </w:p>
        </w:tc>
        <w:tc>
          <w:tcPr>
            <w:tcW w:w="6940" w:type="dxa"/>
          </w:tcPr>
          <w:p w14:paraId="21E0CC1E" w14:textId="4C92325D" w:rsidR="3E2EF9B6" w:rsidRDefault="3E2EF9B6">
            <w:r>
              <w:t>Answer</w:t>
            </w:r>
          </w:p>
        </w:tc>
      </w:tr>
      <w:tr w:rsidR="3E2EF9B6" w14:paraId="477BF7AE" w14:textId="77777777" w:rsidTr="44F79F81">
        <w:tc>
          <w:tcPr>
            <w:tcW w:w="900" w:type="dxa"/>
          </w:tcPr>
          <w:p w14:paraId="30E8DE70" w14:textId="63A792D2" w:rsidR="3E2EF9B6" w:rsidRDefault="3E2EF9B6">
            <w:r>
              <w:t>1-1</w:t>
            </w:r>
          </w:p>
        </w:tc>
        <w:tc>
          <w:tcPr>
            <w:tcW w:w="620" w:type="dxa"/>
          </w:tcPr>
          <w:p w14:paraId="55DB0158" w14:textId="5C857996" w:rsidR="3E2EF9B6" w:rsidRDefault="3E2EF9B6">
            <w:r>
              <w:t>10</w:t>
            </w:r>
          </w:p>
        </w:tc>
        <w:tc>
          <w:tcPr>
            <w:tcW w:w="900" w:type="dxa"/>
          </w:tcPr>
          <w:p w14:paraId="2003C0A7" w14:textId="5563605A" w:rsidR="3E2EF9B6" w:rsidRDefault="3E2EF9B6">
            <w:r>
              <w:t>AUTO</w:t>
            </w:r>
          </w:p>
        </w:tc>
        <w:tc>
          <w:tcPr>
            <w:tcW w:w="6940" w:type="dxa"/>
          </w:tcPr>
          <w:p w14:paraId="6BE242DD" w14:textId="4E41471E" w:rsidR="3E2EF9B6" w:rsidRDefault="3E2EF9B6">
            <w:r>
              <w:t>Ctrl+T</w:t>
            </w:r>
          </w:p>
        </w:tc>
      </w:tr>
      <w:tr w:rsidR="3E2EF9B6" w14:paraId="47559B44" w14:textId="77777777" w:rsidTr="44F79F81">
        <w:tc>
          <w:tcPr>
            <w:tcW w:w="900" w:type="dxa"/>
          </w:tcPr>
          <w:p w14:paraId="6FB7C44A" w14:textId="6556A793" w:rsidR="3E2EF9B6" w:rsidRDefault="3E2EF9B6">
            <w:r>
              <w:t>1-2</w:t>
            </w:r>
          </w:p>
        </w:tc>
        <w:tc>
          <w:tcPr>
            <w:tcW w:w="620" w:type="dxa"/>
          </w:tcPr>
          <w:p w14:paraId="46A4732A" w14:textId="5E348E57" w:rsidR="3E2EF9B6" w:rsidRDefault="3E2EF9B6">
            <w:r>
              <w:t>5</w:t>
            </w:r>
          </w:p>
        </w:tc>
        <w:tc>
          <w:tcPr>
            <w:tcW w:w="900" w:type="dxa"/>
          </w:tcPr>
          <w:p w14:paraId="7D6B6D42" w14:textId="5712751B" w:rsidR="3E2EF9B6" w:rsidRDefault="3E2EF9B6">
            <w:r>
              <w:t>AUTO</w:t>
            </w:r>
          </w:p>
        </w:tc>
        <w:tc>
          <w:tcPr>
            <w:tcW w:w="6940" w:type="dxa"/>
          </w:tcPr>
          <w:p w14:paraId="66773227" w14:textId="4FF05BDF" w:rsidR="3E2EF9B6" w:rsidRDefault="3E2EF9B6">
            <w:r>
              <w:t>All open and future projects after the configuration change</w:t>
            </w:r>
          </w:p>
        </w:tc>
      </w:tr>
      <w:tr w:rsidR="3E2EF9B6" w14:paraId="67665935" w14:textId="77777777" w:rsidTr="44F79F81">
        <w:tc>
          <w:tcPr>
            <w:tcW w:w="900" w:type="dxa"/>
          </w:tcPr>
          <w:p w14:paraId="7822C61E" w14:textId="6705BC54" w:rsidR="3E2EF9B6" w:rsidRDefault="3E2EF9B6">
            <w:r>
              <w:t>1-3</w:t>
            </w:r>
          </w:p>
        </w:tc>
        <w:tc>
          <w:tcPr>
            <w:tcW w:w="620" w:type="dxa"/>
          </w:tcPr>
          <w:p w14:paraId="62B20FF9" w14:textId="5FE3A318" w:rsidR="3E2EF9B6" w:rsidRDefault="3E2EF9B6">
            <w:r>
              <w:t>5</w:t>
            </w:r>
          </w:p>
        </w:tc>
        <w:tc>
          <w:tcPr>
            <w:tcW w:w="900" w:type="dxa"/>
          </w:tcPr>
          <w:p w14:paraId="5FD3DF70" w14:textId="58C189DC" w:rsidR="3E2EF9B6" w:rsidRDefault="3E2EF9B6">
            <w:r>
              <w:t>AUTO</w:t>
            </w:r>
          </w:p>
        </w:tc>
        <w:tc>
          <w:tcPr>
            <w:tcW w:w="6940" w:type="dxa"/>
          </w:tcPr>
          <w:p w14:paraId="739D2D7C" w14:textId="519F70A0" w:rsidR="3E2EF9B6" w:rsidRDefault="3E2EF9B6">
            <w:r>
              <w:t>MD5 and SHA256 (both must be selected)</w:t>
            </w:r>
          </w:p>
        </w:tc>
      </w:tr>
      <w:tr w:rsidR="3E2EF9B6" w14:paraId="1AE693C5" w14:textId="77777777" w:rsidTr="44F79F81">
        <w:tc>
          <w:tcPr>
            <w:tcW w:w="900" w:type="dxa"/>
          </w:tcPr>
          <w:p w14:paraId="548EA21F" w14:textId="68B4D115" w:rsidR="3E2EF9B6" w:rsidRDefault="3E2EF9B6">
            <w:r>
              <w:t>1-4</w:t>
            </w:r>
          </w:p>
        </w:tc>
        <w:tc>
          <w:tcPr>
            <w:tcW w:w="620" w:type="dxa"/>
          </w:tcPr>
          <w:p w14:paraId="27DE3B50" w14:textId="6192B7D9" w:rsidR="3E2EF9B6" w:rsidRDefault="3E2EF9B6">
            <w:r>
              <w:t>5</w:t>
            </w:r>
          </w:p>
        </w:tc>
        <w:tc>
          <w:tcPr>
            <w:tcW w:w="900" w:type="dxa"/>
          </w:tcPr>
          <w:p w14:paraId="120757ED" w14:textId="5A709E9D" w:rsidR="3E2EF9B6" w:rsidRDefault="3E2EF9B6">
            <w:r>
              <w:t>AUTO</w:t>
            </w:r>
          </w:p>
        </w:tc>
        <w:tc>
          <w:tcPr>
            <w:tcW w:w="6940" w:type="dxa"/>
          </w:tcPr>
          <w:p w14:paraId="2CE53F23" w14:textId="534E8561" w:rsidR="3E2EF9B6" w:rsidRDefault="3E2EF9B6">
            <w:r>
              <w:t>.cnf</w:t>
            </w:r>
          </w:p>
        </w:tc>
      </w:tr>
      <w:tr w:rsidR="3E2EF9B6" w14:paraId="44E83BF5" w14:textId="77777777" w:rsidTr="44F79F81">
        <w:tc>
          <w:tcPr>
            <w:tcW w:w="900" w:type="dxa"/>
          </w:tcPr>
          <w:p w14:paraId="2DA82691" w14:textId="6A63E5D6" w:rsidR="3E2EF9B6" w:rsidRDefault="3E2EF9B6">
            <w:r>
              <w:t>1-5</w:t>
            </w:r>
          </w:p>
        </w:tc>
        <w:tc>
          <w:tcPr>
            <w:tcW w:w="620" w:type="dxa"/>
          </w:tcPr>
          <w:p w14:paraId="421A6D4B" w14:textId="6341CC9A" w:rsidR="3E2EF9B6" w:rsidRDefault="3E2EF9B6">
            <w:r>
              <w:t>5</w:t>
            </w:r>
          </w:p>
        </w:tc>
        <w:tc>
          <w:tcPr>
            <w:tcW w:w="900" w:type="dxa"/>
          </w:tcPr>
          <w:p w14:paraId="77382E84" w14:textId="5C1FB35E" w:rsidR="3E2EF9B6" w:rsidRDefault="3E2EF9B6">
            <w:r>
              <w:t>AUTO</w:t>
            </w:r>
          </w:p>
        </w:tc>
        <w:tc>
          <w:tcPr>
            <w:tcW w:w="6940" w:type="dxa"/>
          </w:tcPr>
          <w:p w14:paraId="4675D132" w14:textId="54FD9A22" w:rsidR="3E2EF9B6" w:rsidRDefault="3E2EF9B6">
            <w:r>
              <w:t>Set Required to Yes</w:t>
            </w:r>
          </w:p>
        </w:tc>
      </w:tr>
      <w:tr w:rsidR="3E2EF9B6" w14:paraId="10C1DBC6" w14:textId="77777777" w:rsidTr="44F79F81">
        <w:tc>
          <w:tcPr>
            <w:tcW w:w="900" w:type="dxa"/>
          </w:tcPr>
          <w:p w14:paraId="4CB6BB6B" w14:textId="6C12FA97" w:rsidR="3E2EF9B6" w:rsidRDefault="3E2EF9B6">
            <w:r>
              <w:t>1-6</w:t>
            </w:r>
          </w:p>
        </w:tc>
        <w:tc>
          <w:tcPr>
            <w:tcW w:w="620" w:type="dxa"/>
          </w:tcPr>
          <w:p w14:paraId="2EBB2EAF" w14:textId="64F0E15B" w:rsidR="3E2EF9B6" w:rsidRDefault="3E2EF9B6">
            <w:r>
              <w:t>10</w:t>
            </w:r>
          </w:p>
        </w:tc>
        <w:tc>
          <w:tcPr>
            <w:tcW w:w="900" w:type="dxa"/>
          </w:tcPr>
          <w:p w14:paraId="17A221CE" w14:textId="5DCEC81F" w:rsidR="3E2EF9B6" w:rsidRDefault="3E2EF9B6">
            <w:r>
              <w:t>AUTO</w:t>
            </w:r>
          </w:p>
        </w:tc>
        <w:tc>
          <w:tcPr>
            <w:tcW w:w="6940" w:type="dxa"/>
          </w:tcPr>
          <w:p w14:paraId="63D00FDF" w14:textId="56ACAEE3" w:rsidR="3E2EF9B6" w:rsidRDefault="3E2EF9B6">
            <w:r>
              <w:t>It only affects how timestamps appear in Inseyets.PA; it does not alter data in the extraction</w:t>
            </w:r>
          </w:p>
        </w:tc>
      </w:tr>
      <w:tr w:rsidR="3E2EF9B6" w14:paraId="4A9C6F76" w14:textId="77777777" w:rsidTr="44F79F81">
        <w:tc>
          <w:tcPr>
            <w:tcW w:w="900" w:type="dxa"/>
          </w:tcPr>
          <w:p w14:paraId="4DC94D8A" w14:textId="6DC20F58" w:rsidR="3E2EF9B6" w:rsidRDefault="3E2EF9B6">
            <w:r>
              <w:t>1-7</w:t>
            </w:r>
          </w:p>
        </w:tc>
        <w:tc>
          <w:tcPr>
            <w:tcW w:w="620" w:type="dxa"/>
          </w:tcPr>
          <w:p w14:paraId="41C5EE5F" w14:textId="669FF61C" w:rsidR="3E2EF9B6" w:rsidRDefault="3E2EF9B6">
            <w:r>
              <w:t>10</w:t>
            </w:r>
          </w:p>
        </w:tc>
        <w:tc>
          <w:tcPr>
            <w:tcW w:w="900" w:type="dxa"/>
          </w:tcPr>
          <w:p w14:paraId="4479154A" w14:textId="5F7DDCE0" w:rsidR="3E2EF9B6" w:rsidRDefault="3E2EF9B6">
            <w:r>
              <w:t>AUTO</w:t>
            </w:r>
          </w:p>
        </w:tc>
        <w:tc>
          <w:tcPr>
            <w:tcW w:w="6940" w:type="dxa"/>
          </w:tcPr>
          <w:p w14:paraId="3B53CE47" w14:textId="585BC3A4" w:rsidR="3E2EF9B6" w:rsidRDefault="3E2EF9B6">
            <w:r>
              <w:t>.ufdx</w:t>
            </w:r>
          </w:p>
        </w:tc>
      </w:tr>
      <w:tr w:rsidR="3E2EF9B6" w14:paraId="4B399B9B" w14:textId="77777777" w:rsidTr="44F79F81">
        <w:tc>
          <w:tcPr>
            <w:tcW w:w="900" w:type="dxa"/>
          </w:tcPr>
          <w:p w14:paraId="48DFEA96" w14:textId="6F712419" w:rsidR="3E2EF9B6" w:rsidRDefault="3E2EF9B6">
            <w:r>
              <w:t>1-8</w:t>
            </w:r>
          </w:p>
        </w:tc>
        <w:tc>
          <w:tcPr>
            <w:tcW w:w="620" w:type="dxa"/>
          </w:tcPr>
          <w:p w14:paraId="5892E501" w14:textId="684F0ADD" w:rsidR="3E2EF9B6" w:rsidRDefault="3E2EF9B6">
            <w:r>
              <w:t>10</w:t>
            </w:r>
          </w:p>
        </w:tc>
        <w:tc>
          <w:tcPr>
            <w:tcW w:w="900" w:type="dxa"/>
          </w:tcPr>
          <w:p w14:paraId="4FF63A4E" w14:textId="612CF1A1" w:rsidR="3E2EF9B6" w:rsidRDefault="3E2EF9B6">
            <w:r>
              <w:t>AUTO</w:t>
            </w:r>
          </w:p>
        </w:tc>
        <w:tc>
          <w:tcPr>
            <w:tcW w:w="6940" w:type="dxa"/>
          </w:tcPr>
          <w:p w14:paraId="4E471E40" w14:textId="5A0AD865" w:rsidR="3E2EF9B6" w:rsidRDefault="3E2EF9B6">
            <w:r>
              <w:t>Analyze Media Origins</w:t>
            </w:r>
          </w:p>
        </w:tc>
      </w:tr>
      <w:tr w:rsidR="3E2EF9B6" w14:paraId="1858788C" w14:textId="77777777" w:rsidTr="44F79F81">
        <w:tc>
          <w:tcPr>
            <w:tcW w:w="900" w:type="dxa"/>
          </w:tcPr>
          <w:p w14:paraId="12EBB1F5" w14:textId="712038DA" w:rsidR="3E2EF9B6" w:rsidRDefault="3E2EF9B6">
            <w:r>
              <w:t>1-9</w:t>
            </w:r>
          </w:p>
        </w:tc>
        <w:tc>
          <w:tcPr>
            <w:tcW w:w="620" w:type="dxa"/>
          </w:tcPr>
          <w:p w14:paraId="518BCD6A" w14:textId="69FE1F9E" w:rsidR="3E2EF9B6" w:rsidRDefault="3E2EF9B6">
            <w:r>
              <w:t>10</w:t>
            </w:r>
          </w:p>
        </w:tc>
        <w:tc>
          <w:tcPr>
            <w:tcW w:w="900" w:type="dxa"/>
          </w:tcPr>
          <w:p w14:paraId="71EAB7CC" w14:textId="62DC0662" w:rsidR="3E2EF9B6" w:rsidRDefault="3E2EF9B6">
            <w:r>
              <w:t>AUTO</w:t>
            </w:r>
          </w:p>
        </w:tc>
        <w:tc>
          <w:tcPr>
            <w:tcW w:w="6940" w:type="dxa"/>
          </w:tcPr>
          <w:p w14:paraId="75B2710D" w14:textId="5BB9ED26" w:rsidR="3E2EF9B6" w:rsidRDefault="3E2EF9B6">
            <w:r>
              <w:t>2 - police this one; answering 1 means the case was built wrong</w:t>
            </w:r>
          </w:p>
        </w:tc>
      </w:tr>
      <w:tr w:rsidR="3E2EF9B6" w14:paraId="735C33D4" w14:textId="77777777" w:rsidTr="44F79F81">
        <w:tc>
          <w:tcPr>
            <w:tcW w:w="900" w:type="dxa"/>
          </w:tcPr>
          <w:p w14:paraId="6629B8F6" w14:textId="72CF4D9B" w:rsidR="3E2EF9B6" w:rsidRDefault="3E2EF9B6">
            <w:r>
              <w:t>1-10</w:t>
            </w:r>
          </w:p>
        </w:tc>
        <w:tc>
          <w:tcPr>
            <w:tcW w:w="620" w:type="dxa"/>
          </w:tcPr>
          <w:p w14:paraId="2254F81D" w14:textId="6BAD345F" w:rsidR="3E2EF9B6" w:rsidRDefault="3E2EF9B6">
            <w:r>
              <w:t>10</w:t>
            </w:r>
          </w:p>
        </w:tc>
        <w:tc>
          <w:tcPr>
            <w:tcW w:w="900" w:type="dxa"/>
          </w:tcPr>
          <w:p w14:paraId="7671159B" w14:textId="648B1B23" w:rsidR="3E2EF9B6" w:rsidRDefault="3E2EF9B6">
            <w:r>
              <w:t>DATA</w:t>
            </w:r>
          </w:p>
        </w:tc>
        <w:tc>
          <w:tcPr>
            <w:tcW w:w="6940" w:type="dxa"/>
          </w:tcPr>
          <w:p w14:paraId="27D3209A" w14:textId="5D6901E7" w:rsidR="3E2EF9B6" w:rsidRDefault="3E2EF9B6">
            <w:r>
              <w:t>4/6/2022 12:14:48 PM (-0400) - shown in your project time zone</w:t>
            </w:r>
          </w:p>
        </w:tc>
      </w:tr>
    </w:tbl>
    <w:p w14:paraId="5565D653" w14:textId="3118569E" w:rsidR="3E2EF9B6" w:rsidRDefault="3E2EF9B6" w:rsidP="3E2EF9B6">
      <w:pPr>
        <w:pStyle w:val="Heading2"/>
      </w:pPr>
      <w:bookmarkStart w:id="177" w:name="_Toc240371104"/>
      <w:bookmarkStart w:id="178" w:name="_Toc240371382"/>
      <w:r>
        <w:t>Section 2 - ALPHA Triage: Pattern of Life and Network (29 flags, 290 points)</w:t>
      </w:r>
      <w:bookmarkEnd w:id="177"/>
      <w:bookmarkEnd w:id="178"/>
    </w:p>
    <w:tbl>
      <w:tblPr>
        <w:tblStyle w:val="TableGrid"/>
        <w:tblW w:w="0" w:type="auto"/>
        <w:tblLook w:val="0000" w:firstRow="0" w:lastRow="0" w:firstColumn="0" w:lastColumn="0" w:noHBand="0" w:noVBand="0"/>
      </w:tblPr>
      <w:tblGrid>
        <w:gridCol w:w="820"/>
        <w:gridCol w:w="590"/>
        <w:gridCol w:w="1320"/>
        <w:gridCol w:w="5900"/>
      </w:tblGrid>
      <w:tr w:rsidR="3E2EF9B6" w14:paraId="6881B869" w14:textId="77777777" w:rsidTr="5B0AF0F6">
        <w:trPr>
          <w:tblHeader/>
        </w:trPr>
        <w:tc>
          <w:tcPr>
            <w:tcW w:w="900" w:type="dxa"/>
          </w:tcPr>
          <w:p w14:paraId="6C155CCA" w14:textId="0B93C2D1" w:rsidR="3E2EF9B6" w:rsidRDefault="3E2EF9B6">
            <w:r>
              <w:t>Flag</w:t>
            </w:r>
          </w:p>
        </w:tc>
        <w:tc>
          <w:tcPr>
            <w:tcW w:w="620" w:type="dxa"/>
          </w:tcPr>
          <w:p w14:paraId="2A6D08D4" w14:textId="0471A995" w:rsidR="3E2EF9B6" w:rsidRDefault="3E2EF9B6">
            <w:r>
              <w:t>Pts</w:t>
            </w:r>
          </w:p>
        </w:tc>
        <w:tc>
          <w:tcPr>
            <w:tcW w:w="900" w:type="dxa"/>
          </w:tcPr>
          <w:p w14:paraId="347A4395" w14:textId="7D4F9059" w:rsidR="3E2EF9B6" w:rsidRDefault="3E2EF9B6">
            <w:r>
              <w:t>Key</w:t>
            </w:r>
          </w:p>
        </w:tc>
        <w:tc>
          <w:tcPr>
            <w:tcW w:w="6940" w:type="dxa"/>
          </w:tcPr>
          <w:p w14:paraId="292B5ABF" w14:textId="762D771D" w:rsidR="3E2EF9B6" w:rsidRDefault="3E2EF9B6">
            <w:r>
              <w:t>Answer</w:t>
            </w:r>
          </w:p>
        </w:tc>
      </w:tr>
      <w:tr w:rsidR="3E2EF9B6" w14:paraId="1C332964" w14:textId="77777777" w:rsidTr="5B0AF0F6">
        <w:tc>
          <w:tcPr>
            <w:tcW w:w="900" w:type="dxa"/>
          </w:tcPr>
          <w:p w14:paraId="46022CEB" w14:textId="0D42D792" w:rsidR="3E2EF9B6" w:rsidRDefault="3E2EF9B6">
            <w:r>
              <w:t>2-1</w:t>
            </w:r>
          </w:p>
        </w:tc>
        <w:tc>
          <w:tcPr>
            <w:tcW w:w="620" w:type="dxa"/>
          </w:tcPr>
          <w:p w14:paraId="2049E28B" w14:textId="0620BE56" w:rsidR="3E2EF9B6" w:rsidRDefault="3E2EF9B6">
            <w:r>
              <w:t>5</w:t>
            </w:r>
          </w:p>
        </w:tc>
        <w:tc>
          <w:tcPr>
            <w:tcW w:w="900" w:type="dxa"/>
          </w:tcPr>
          <w:p w14:paraId="356FBD48" w14:textId="7EFEA51A" w:rsidR="3E2EF9B6" w:rsidRDefault="3E2EF9B6">
            <w:r>
              <w:t>AUTO</w:t>
            </w:r>
          </w:p>
        </w:tc>
        <w:tc>
          <w:tcPr>
            <w:tcW w:w="6940" w:type="dxa"/>
          </w:tcPr>
          <w:p w14:paraId="1B2C2B7F" w14:textId="77DC8BDE" w:rsidR="3E2EF9B6" w:rsidRDefault="3E2EF9B6">
            <w:r>
              <w:t>Tools &gt; Settings &gt; Models</w:t>
            </w:r>
          </w:p>
        </w:tc>
      </w:tr>
      <w:tr w:rsidR="3E2EF9B6" w14:paraId="26A7E410" w14:textId="77777777" w:rsidTr="5B0AF0F6">
        <w:tc>
          <w:tcPr>
            <w:tcW w:w="900" w:type="dxa"/>
          </w:tcPr>
          <w:p w14:paraId="120E7570" w14:textId="0EF1EC53" w:rsidR="3E2EF9B6" w:rsidRDefault="3E2EF9B6">
            <w:r>
              <w:t>2-2</w:t>
            </w:r>
          </w:p>
        </w:tc>
        <w:tc>
          <w:tcPr>
            <w:tcW w:w="620" w:type="dxa"/>
          </w:tcPr>
          <w:p w14:paraId="67884B62" w14:textId="07CFD317" w:rsidR="3E2EF9B6" w:rsidRDefault="3E2EF9B6">
            <w:r>
              <w:t>10</w:t>
            </w:r>
          </w:p>
        </w:tc>
        <w:tc>
          <w:tcPr>
            <w:tcW w:w="900" w:type="dxa"/>
          </w:tcPr>
          <w:p w14:paraId="12A16035" w14:textId="00ADB9DB" w:rsidR="3E2EF9B6" w:rsidRDefault="3E2EF9B6">
            <w:r>
              <w:t>DATA</w:t>
            </w:r>
          </w:p>
        </w:tc>
        <w:tc>
          <w:tcPr>
            <w:tcW w:w="6940" w:type="dxa"/>
          </w:tcPr>
          <w:p w14:paraId="5D826D94" w14:textId="798BA09F" w:rsidR="3E2EF9B6" w:rsidRDefault="3E2EF9B6">
            <w:r>
              <w:t>8 (incoming only - a higher number means direction was not filtered)</w:t>
            </w:r>
          </w:p>
        </w:tc>
      </w:tr>
      <w:tr w:rsidR="3E2EF9B6" w14:paraId="5ABDA6A3" w14:textId="77777777" w:rsidTr="5B0AF0F6">
        <w:tc>
          <w:tcPr>
            <w:tcW w:w="900" w:type="dxa"/>
          </w:tcPr>
          <w:p w14:paraId="6DDC738A" w14:textId="10A10114" w:rsidR="3E2EF9B6" w:rsidRDefault="3E2EF9B6">
            <w:r>
              <w:t>2-3</w:t>
            </w:r>
          </w:p>
        </w:tc>
        <w:tc>
          <w:tcPr>
            <w:tcW w:w="620" w:type="dxa"/>
          </w:tcPr>
          <w:p w14:paraId="33BDF64B" w14:textId="097EE7D8" w:rsidR="3E2EF9B6" w:rsidRDefault="3E2EF9B6">
            <w:r>
              <w:t>10</w:t>
            </w:r>
          </w:p>
        </w:tc>
        <w:tc>
          <w:tcPr>
            <w:tcW w:w="900" w:type="dxa"/>
          </w:tcPr>
          <w:p w14:paraId="7F000D6A" w14:textId="025CCE9C" w:rsidR="3E2EF9B6" w:rsidRDefault="3E2EF9B6">
            <w:r>
              <w:t>DATA</w:t>
            </w:r>
          </w:p>
        </w:tc>
        <w:tc>
          <w:tcPr>
            <w:tcW w:w="6940" w:type="dxa"/>
          </w:tcPr>
          <w:p w14:paraId="408724EA" w14:textId="7B3AB560" w:rsidR="3E2EF9B6" w:rsidRDefault="3E2EF9B6">
            <w:r>
              <w:t>81</w:t>
            </w:r>
          </w:p>
        </w:tc>
      </w:tr>
      <w:tr w:rsidR="3E2EF9B6" w14:paraId="2C548A96" w14:textId="77777777" w:rsidTr="5B0AF0F6">
        <w:tc>
          <w:tcPr>
            <w:tcW w:w="900" w:type="dxa"/>
          </w:tcPr>
          <w:p w14:paraId="19A4D0F1" w14:textId="125015D5" w:rsidR="3E2EF9B6" w:rsidRDefault="3E2EF9B6">
            <w:r>
              <w:t>2-4</w:t>
            </w:r>
          </w:p>
        </w:tc>
        <w:tc>
          <w:tcPr>
            <w:tcW w:w="620" w:type="dxa"/>
          </w:tcPr>
          <w:p w14:paraId="68BE91EB" w14:textId="0B2DFC99" w:rsidR="3E2EF9B6" w:rsidRDefault="3E2EF9B6">
            <w:r>
              <w:t>10</w:t>
            </w:r>
          </w:p>
        </w:tc>
        <w:tc>
          <w:tcPr>
            <w:tcW w:w="900" w:type="dxa"/>
          </w:tcPr>
          <w:p w14:paraId="157C30F2" w14:textId="040BE35D" w:rsidR="3E2EF9B6" w:rsidRDefault="3E2EF9B6">
            <w:r>
              <w:t>DATA</w:t>
            </w:r>
          </w:p>
        </w:tc>
        <w:tc>
          <w:tcPr>
            <w:tcW w:w="6940" w:type="dxa"/>
          </w:tcPr>
          <w:p w14:paraId="634A59A8" w14:textId="7CE9CA21" w:rsidR="3E2EF9B6" w:rsidRDefault="3E2EF9B6">
            <w:r>
              <w:t>dcheat425</w:t>
            </w:r>
          </w:p>
        </w:tc>
      </w:tr>
      <w:tr w:rsidR="3E2EF9B6" w14:paraId="156A2859" w14:textId="77777777" w:rsidTr="5B0AF0F6">
        <w:tc>
          <w:tcPr>
            <w:tcW w:w="900" w:type="dxa"/>
          </w:tcPr>
          <w:p w14:paraId="2C26B3E0" w14:textId="13FF2A96" w:rsidR="3E2EF9B6" w:rsidRDefault="3E2EF9B6">
            <w:r>
              <w:t>2-5</w:t>
            </w:r>
          </w:p>
        </w:tc>
        <w:tc>
          <w:tcPr>
            <w:tcW w:w="620" w:type="dxa"/>
          </w:tcPr>
          <w:p w14:paraId="787488D0" w14:textId="0CDD115A" w:rsidR="3E2EF9B6" w:rsidRDefault="3E2EF9B6">
            <w:r>
              <w:t>10</w:t>
            </w:r>
          </w:p>
        </w:tc>
        <w:tc>
          <w:tcPr>
            <w:tcW w:w="900" w:type="dxa"/>
          </w:tcPr>
          <w:p w14:paraId="675E4DF9" w14:textId="05BAF81E" w:rsidR="3E2EF9B6" w:rsidRDefault="3E2EF9B6">
            <w:r>
              <w:t>DATA</w:t>
            </w:r>
          </w:p>
        </w:tc>
        <w:tc>
          <w:tcPr>
            <w:tcW w:w="6940" w:type="dxa"/>
          </w:tcPr>
          <w:p w14:paraId="16D6145C" w14:textId="7E98DEE2" w:rsidR="3E2EF9B6" w:rsidRDefault="3E2EF9B6">
            <w:r>
              <w:t>Over_the</w:t>
            </w:r>
            <w:del w:id="179" w:author="Erik Adams" w:date="2026-09-17T21:17:00Z" w16du:dateUtc="2026-09-17T21:17:08Z">
              <w:r>
                <w:delText xml:space="preserve"> </w:delText>
              </w:r>
            </w:del>
            <w:r>
              <w:t>_Horizon.mp3 - verify the exact spacing on your build</w:t>
            </w:r>
          </w:p>
        </w:tc>
      </w:tr>
      <w:tr w:rsidR="3E2EF9B6" w14:paraId="40935DF1" w14:textId="77777777" w:rsidTr="5B0AF0F6">
        <w:tc>
          <w:tcPr>
            <w:tcW w:w="900" w:type="dxa"/>
          </w:tcPr>
          <w:p w14:paraId="16A0B5D9" w14:textId="15AE3F57" w:rsidR="3E2EF9B6" w:rsidRDefault="3E2EF9B6">
            <w:r>
              <w:t>2-6</w:t>
            </w:r>
          </w:p>
        </w:tc>
        <w:tc>
          <w:tcPr>
            <w:tcW w:w="620" w:type="dxa"/>
          </w:tcPr>
          <w:p w14:paraId="1D257C0B" w14:textId="0E8C261B" w:rsidR="3E2EF9B6" w:rsidRDefault="3E2EF9B6">
            <w:r>
              <w:t>15</w:t>
            </w:r>
          </w:p>
        </w:tc>
        <w:tc>
          <w:tcPr>
            <w:tcW w:w="900" w:type="dxa"/>
          </w:tcPr>
          <w:p w14:paraId="75F5E88F" w14:textId="076A0CDF" w:rsidR="3E2EF9B6" w:rsidRDefault="3E2EF9B6">
            <w:r>
              <w:t>DATA</w:t>
            </w:r>
          </w:p>
        </w:tc>
        <w:tc>
          <w:tcPr>
            <w:tcW w:w="6940" w:type="dxa"/>
          </w:tcPr>
          <w:p w14:paraId="7D973D18" w14:textId="0047F3A3" w:rsidR="3E2EF9B6" w:rsidRDefault="3E2EF9B6">
            <w:r>
              <w:t>3729 - moves between software versions; use your own figure</w:t>
            </w:r>
          </w:p>
        </w:tc>
      </w:tr>
      <w:tr w:rsidR="3E2EF9B6" w14:paraId="37DBA530" w14:textId="77777777" w:rsidTr="5B0AF0F6">
        <w:tc>
          <w:tcPr>
            <w:tcW w:w="900" w:type="dxa"/>
          </w:tcPr>
          <w:p w14:paraId="278BA8C9" w14:textId="175D5418" w:rsidR="3E2EF9B6" w:rsidRDefault="3E2EF9B6">
            <w:r>
              <w:t>2-7</w:t>
            </w:r>
          </w:p>
        </w:tc>
        <w:tc>
          <w:tcPr>
            <w:tcW w:w="620" w:type="dxa"/>
          </w:tcPr>
          <w:p w14:paraId="48887187" w14:textId="103B3ADC" w:rsidR="3E2EF9B6" w:rsidRDefault="3E2EF9B6">
            <w:r>
              <w:t>10</w:t>
            </w:r>
          </w:p>
        </w:tc>
        <w:tc>
          <w:tcPr>
            <w:tcW w:w="900" w:type="dxa"/>
          </w:tcPr>
          <w:p w14:paraId="5EC2BC02" w14:textId="091921A0" w:rsidR="3E2EF9B6" w:rsidRDefault="3E2EF9B6">
            <w:r>
              <w:t>DATA</w:t>
            </w:r>
          </w:p>
        </w:tc>
        <w:tc>
          <w:tcPr>
            <w:tcW w:w="6940" w:type="dxa"/>
          </w:tcPr>
          <w:p w14:paraId="42EA3F01" w14:textId="01F70864" w:rsidR="3E2EF9B6" w:rsidRDefault="3E2EF9B6">
            <w:r>
              <w:t>23,135 deduplicated / 23,929 with duplicates. Question says unique - accept both and say which you want</w:t>
            </w:r>
          </w:p>
        </w:tc>
      </w:tr>
      <w:tr w:rsidR="3E2EF9B6" w14:paraId="3E4EABA2" w14:textId="77777777" w:rsidTr="5B0AF0F6">
        <w:tc>
          <w:tcPr>
            <w:tcW w:w="900" w:type="dxa"/>
          </w:tcPr>
          <w:p w14:paraId="143975FB" w14:textId="190C68D9" w:rsidR="3E2EF9B6" w:rsidRDefault="3E2EF9B6">
            <w:r>
              <w:t>2-8</w:t>
            </w:r>
          </w:p>
        </w:tc>
        <w:tc>
          <w:tcPr>
            <w:tcW w:w="620" w:type="dxa"/>
          </w:tcPr>
          <w:p w14:paraId="7DF3824B" w14:textId="11EA4F9D" w:rsidR="3E2EF9B6" w:rsidRDefault="3E2EF9B6">
            <w:r>
              <w:t>10</w:t>
            </w:r>
          </w:p>
        </w:tc>
        <w:tc>
          <w:tcPr>
            <w:tcW w:w="900" w:type="dxa"/>
          </w:tcPr>
          <w:p w14:paraId="565F435A" w14:textId="0AC83661" w:rsidR="3E2EF9B6" w:rsidRDefault="3E2EF9B6">
            <w:r>
              <w:t>DATA</w:t>
            </w:r>
          </w:p>
        </w:tc>
        <w:tc>
          <w:tcPr>
            <w:tcW w:w="6940" w:type="dxa"/>
          </w:tcPr>
          <w:p w14:paraId="2058A063" w14:textId="03A61D25" w:rsidR="3E2EF9B6" w:rsidRDefault="3E2EF9B6">
            <w:r>
              <w:t>29 after deduplication</w:t>
            </w:r>
          </w:p>
        </w:tc>
      </w:tr>
      <w:tr w:rsidR="3E2EF9B6" w14:paraId="581B2098" w14:textId="77777777" w:rsidTr="5B0AF0F6">
        <w:tc>
          <w:tcPr>
            <w:tcW w:w="900" w:type="dxa"/>
          </w:tcPr>
          <w:p w14:paraId="513DA280" w14:textId="1ABB7D9A" w:rsidR="3E2EF9B6" w:rsidRDefault="3E2EF9B6">
            <w:r>
              <w:t>2-9</w:t>
            </w:r>
          </w:p>
        </w:tc>
        <w:tc>
          <w:tcPr>
            <w:tcW w:w="620" w:type="dxa"/>
          </w:tcPr>
          <w:p w14:paraId="4A2F8511" w14:textId="1399645E" w:rsidR="3E2EF9B6" w:rsidRDefault="3E2EF9B6">
            <w:r>
              <w:t>10</w:t>
            </w:r>
          </w:p>
        </w:tc>
        <w:tc>
          <w:tcPr>
            <w:tcW w:w="900" w:type="dxa"/>
          </w:tcPr>
          <w:p w14:paraId="2F77D6AD" w14:textId="0C774B22" w:rsidR="3E2EF9B6" w:rsidRDefault="3E2EF9B6">
            <w:r>
              <w:t>AUTO</w:t>
            </w:r>
          </w:p>
        </w:tc>
        <w:tc>
          <w:tcPr>
            <w:tcW w:w="6940" w:type="dxa"/>
          </w:tcPr>
          <w:p w14:paraId="42C8D235" w14:textId="055531E6" w:rsidR="3E2EF9B6" w:rsidRDefault="3E2EF9B6">
            <w:r>
              <w:t>Insights &gt; WatchList &gt; Keywords</w:t>
            </w:r>
          </w:p>
        </w:tc>
      </w:tr>
      <w:tr w:rsidR="3E2EF9B6" w14:paraId="2D702A76" w14:textId="77777777" w:rsidTr="5B0AF0F6">
        <w:tc>
          <w:tcPr>
            <w:tcW w:w="900" w:type="dxa"/>
          </w:tcPr>
          <w:p w14:paraId="76C340B4" w14:textId="1C6A925B" w:rsidR="3E2EF9B6" w:rsidRDefault="3E2EF9B6">
            <w:r>
              <w:t>2-10</w:t>
            </w:r>
          </w:p>
        </w:tc>
        <w:tc>
          <w:tcPr>
            <w:tcW w:w="620" w:type="dxa"/>
          </w:tcPr>
          <w:p w14:paraId="6856F31B" w14:textId="1548791F" w:rsidR="3E2EF9B6" w:rsidRDefault="3E2EF9B6">
            <w:r>
              <w:t>5</w:t>
            </w:r>
          </w:p>
        </w:tc>
        <w:tc>
          <w:tcPr>
            <w:tcW w:w="900" w:type="dxa"/>
          </w:tcPr>
          <w:p w14:paraId="3160D0D2" w14:textId="0E265FE3" w:rsidR="3E2EF9B6" w:rsidRDefault="3E2EF9B6">
            <w:r>
              <w:t>AUTO</w:t>
            </w:r>
          </w:p>
        </w:tc>
        <w:tc>
          <w:tcPr>
            <w:tcW w:w="6940" w:type="dxa"/>
          </w:tcPr>
          <w:p w14:paraId="73A62119" w14:textId="070446A7" w:rsidR="3E2EF9B6" w:rsidRDefault="3E2EF9B6">
            <w:r>
              <w:t>50 watch lists, 100 entries each</w:t>
            </w:r>
          </w:p>
        </w:tc>
      </w:tr>
      <w:tr w:rsidR="3E2EF9B6" w14:paraId="6E73632B" w14:textId="77777777" w:rsidTr="5B0AF0F6">
        <w:tc>
          <w:tcPr>
            <w:tcW w:w="900" w:type="dxa"/>
          </w:tcPr>
          <w:p w14:paraId="789E4180" w14:textId="1E19A71C" w:rsidR="3E2EF9B6" w:rsidRDefault="3E2EF9B6">
            <w:r>
              <w:t>2-11</w:t>
            </w:r>
          </w:p>
        </w:tc>
        <w:tc>
          <w:tcPr>
            <w:tcW w:w="620" w:type="dxa"/>
          </w:tcPr>
          <w:p w14:paraId="69BF6EC8" w14:textId="16F78DE0" w:rsidR="3E2EF9B6" w:rsidRDefault="3E2EF9B6">
            <w:r>
              <w:t>5</w:t>
            </w:r>
          </w:p>
        </w:tc>
        <w:tc>
          <w:tcPr>
            <w:tcW w:w="900" w:type="dxa"/>
          </w:tcPr>
          <w:p w14:paraId="6B1EC3CE" w14:textId="0FD574A4" w:rsidR="3E2EF9B6" w:rsidRDefault="3E2EF9B6">
            <w:r>
              <w:t>AUTO</w:t>
            </w:r>
          </w:p>
        </w:tc>
        <w:tc>
          <w:tcPr>
            <w:tcW w:w="6940" w:type="dxa"/>
          </w:tcPr>
          <w:p w14:paraId="32A626FF" w14:textId="08B35B68" w:rsidR="3E2EF9B6" w:rsidRDefault="3E2EF9B6">
            <w:r>
              <w:t>CSV</w:t>
            </w:r>
          </w:p>
        </w:tc>
      </w:tr>
      <w:tr w:rsidR="3E2EF9B6" w14:paraId="496E97EF" w14:textId="77777777" w:rsidTr="5B0AF0F6">
        <w:tc>
          <w:tcPr>
            <w:tcW w:w="900" w:type="dxa"/>
          </w:tcPr>
          <w:p w14:paraId="14CBDADB" w14:textId="1FC8BBDD" w:rsidR="3E2EF9B6" w:rsidRDefault="3E2EF9B6">
            <w:r>
              <w:t>2-12</w:t>
            </w:r>
          </w:p>
        </w:tc>
        <w:tc>
          <w:tcPr>
            <w:tcW w:w="620" w:type="dxa"/>
          </w:tcPr>
          <w:p w14:paraId="5340BC7F" w14:textId="18A6A2A1" w:rsidR="3E2EF9B6" w:rsidRDefault="3E2EF9B6">
            <w:r>
              <w:t>15</w:t>
            </w:r>
          </w:p>
        </w:tc>
        <w:tc>
          <w:tcPr>
            <w:tcW w:w="900" w:type="dxa"/>
          </w:tcPr>
          <w:p w14:paraId="26D6A79F" w14:textId="12D55A02" w:rsidR="3E2EF9B6" w:rsidRDefault="3E2EF9B6">
            <w:del w:id="180" w:author="Erik Adams" w:date="2026-09-16T14:49:00Z" w16du:dateUtc="2026-09-16T14:49:08Z">
              <w:r w:rsidDel="1EC78FCD">
                <w:delText>DATA</w:delText>
              </w:r>
            </w:del>
            <w:ins w:id="181" w:author="Erik Adams" w:date="2026-09-16T14:49:00Z" w16du:dateUtc="2026-09-16T14:49:11Z">
              <w:r w:rsidR="506E84EB">
                <w:t>AUTO</w:t>
              </w:r>
            </w:ins>
          </w:p>
        </w:tc>
        <w:tc>
          <w:tcPr>
            <w:tcW w:w="6940" w:type="dxa"/>
          </w:tcPr>
          <w:p w14:paraId="5741FB00" w14:textId="215CEAA0" w:rsidR="3E2EF9B6" w:rsidRDefault="3E2EF9B6">
            <w:pPr>
              <w:rPr>
                <w:ins w:id="182" w:author="Erik Adams" w:date="2026-09-16T14:48:00Z" w16du:dateUtc="2026-09-16T14:48:16Z"/>
              </w:rPr>
            </w:pPr>
            <w:del w:id="183" w:author="Erik Adams" w:date="2026-09-16T14:49:00Z" w16du:dateUtc="2026-09-16T14:49:03Z">
              <w:r w:rsidDel="1EC78FCD">
                <w:delText>53 - reorder: 2-13 gives away where to look</w:delText>
              </w:r>
            </w:del>
            <w:ins w:id="184" w:author="Erik Adams" w:date="2026-09-16T14:48:00Z" w16du:dateUtc="2026-09-16T14:48:16Z">
              <w:r w:rsidR="4D7DF536">
                <w:t xml:space="preserve"> Insights &gt; Hash sets, under the hash set name you assigned</w:t>
              </w:r>
            </w:ins>
          </w:p>
          <w:p w14:paraId="22EA7277" w14:textId="25EA6914" w:rsidR="3E2EF9B6" w:rsidRDefault="3E2EF9B6"/>
        </w:tc>
      </w:tr>
      <w:tr w:rsidR="3E2EF9B6" w14:paraId="1EBD02A6" w14:textId="77777777" w:rsidTr="5B0AF0F6">
        <w:tc>
          <w:tcPr>
            <w:tcW w:w="900" w:type="dxa"/>
          </w:tcPr>
          <w:p w14:paraId="678898DC" w14:textId="2177D09E" w:rsidR="3E2EF9B6" w:rsidRDefault="3E2EF9B6">
            <w:r>
              <w:t>2-13</w:t>
            </w:r>
          </w:p>
        </w:tc>
        <w:tc>
          <w:tcPr>
            <w:tcW w:w="620" w:type="dxa"/>
          </w:tcPr>
          <w:p w14:paraId="6F4B2BCB" w14:textId="1A55B762" w:rsidR="3E2EF9B6" w:rsidRDefault="3E2EF9B6">
            <w:r>
              <w:t>5</w:t>
            </w:r>
          </w:p>
        </w:tc>
        <w:tc>
          <w:tcPr>
            <w:tcW w:w="900" w:type="dxa"/>
          </w:tcPr>
          <w:p w14:paraId="37708335" w14:textId="3A8CF972" w:rsidR="3E2EF9B6" w:rsidRDefault="3E2EF9B6">
            <w:del w:id="185" w:author="Erik Adams" w:date="2026-09-16T14:48:00Z" w16du:dateUtc="2026-09-16T14:48:36Z">
              <w:r w:rsidDel="1EC78FCD">
                <w:delText>AUTO</w:delText>
              </w:r>
            </w:del>
            <w:ins w:id="186" w:author="Erik Adams" w:date="2026-09-16T14:48:00Z" w16du:dateUtc="2026-09-16T14:48:43Z">
              <w:r w:rsidR="7FE6F435">
                <w:t>DATA</w:t>
              </w:r>
            </w:ins>
          </w:p>
        </w:tc>
        <w:tc>
          <w:tcPr>
            <w:tcW w:w="6940" w:type="dxa"/>
          </w:tcPr>
          <w:p w14:paraId="3373150E" w14:textId="41F4F860" w:rsidR="3E2EF9B6" w:rsidRDefault="3E2EF9B6" w:rsidP="5B0AF0F6">
            <w:del w:id="187" w:author="Erik Adams" w:date="2026-09-16T14:48:00Z" w16du:dateUtc="2026-09-16T14:48:47Z">
              <w:r w:rsidDel="1EC78FCD">
                <w:delText>Insights &gt; Hash sets, under the hash set name you assigned</w:delText>
              </w:r>
            </w:del>
            <w:ins w:id="188" w:author="Erik Adams" w:date="2026-09-16T14:48:00Z" w16du:dateUtc="2026-09-16T14:48:26Z">
              <w:r w:rsidR="075F200A">
                <w:t xml:space="preserve"> 53</w:t>
              </w:r>
            </w:ins>
          </w:p>
        </w:tc>
      </w:tr>
      <w:tr w:rsidR="3E2EF9B6" w14:paraId="6122E1E8" w14:textId="77777777" w:rsidTr="5B0AF0F6">
        <w:tc>
          <w:tcPr>
            <w:tcW w:w="900" w:type="dxa"/>
          </w:tcPr>
          <w:p w14:paraId="7EA98954" w14:textId="2326E55F" w:rsidR="3E2EF9B6" w:rsidRDefault="3E2EF9B6">
            <w:r>
              <w:t>2-14</w:t>
            </w:r>
          </w:p>
        </w:tc>
        <w:tc>
          <w:tcPr>
            <w:tcW w:w="620" w:type="dxa"/>
          </w:tcPr>
          <w:p w14:paraId="47A0AFC4" w14:textId="1C04CC23" w:rsidR="3E2EF9B6" w:rsidRDefault="3E2EF9B6">
            <w:r>
              <w:t>10</w:t>
            </w:r>
          </w:p>
        </w:tc>
        <w:tc>
          <w:tcPr>
            <w:tcW w:w="900" w:type="dxa"/>
          </w:tcPr>
          <w:p w14:paraId="20F6FD5E" w14:textId="14E2B2E7" w:rsidR="3E2EF9B6" w:rsidRDefault="3E2EF9B6">
            <w:r>
              <w:t>AUTO</w:t>
            </w:r>
          </w:p>
        </w:tc>
        <w:tc>
          <w:tcPr>
            <w:tcW w:w="6940" w:type="dxa"/>
          </w:tcPr>
          <w:p w14:paraId="16432FBC" w14:textId="0DC099AB" w:rsidR="3E2EF9B6" w:rsidRDefault="3E2EF9B6">
            <w:r>
              <w:t>Four-digit numeric; six-digit numeric; alphanumeric strings starting with 1 (all three)</w:t>
            </w:r>
          </w:p>
        </w:tc>
      </w:tr>
      <w:tr w:rsidR="3E2EF9B6" w14:paraId="5A6F2C20" w14:textId="77777777" w:rsidTr="5B0AF0F6">
        <w:tc>
          <w:tcPr>
            <w:tcW w:w="900" w:type="dxa"/>
          </w:tcPr>
          <w:p w14:paraId="3300EB3B" w14:textId="24D5FA20" w:rsidR="3E2EF9B6" w:rsidRDefault="3E2EF9B6">
            <w:r>
              <w:t>2-15</w:t>
            </w:r>
          </w:p>
        </w:tc>
        <w:tc>
          <w:tcPr>
            <w:tcW w:w="620" w:type="dxa"/>
          </w:tcPr>
          <w:p w14:paraId="6CFDCE26" w14:textId="1DB3E0E4" w:rsidR="3E2EF9B6" w:rsidRDefault="3E2EF9B6">
            <w:r>
              <w:t>5</w:t>
            </w:r>
          </w:p>
        </w:tc>
        <w:tc>
          <w:tcPr>
            <w:tcW w:w="900" w:type="dxa"/>
          </w:tcPr>
          <w:p w14:paraId="4EC9D5E7" w14:textId="1691C7A8" w:rsidR="3E2EF9B6" w:rsidRDefault="3E2EF9B6">
            <w:r>
              <w:t>AUTO</w:t>
            </w:r>
          </w:p>
        </w:tc>
        <w:tc>
          <w:tcPr>
            <w:tcW w:w="6940" w:type="dxa"/>
          </w:tcPr>
          <w:p w14:paraId="7CAD31C4" w14:textId="0F6FAE6C" w:rsidR="3E2EF9B6" w:rsidRDefault="3E2EF9B6">
            <w:r>
              <w:t>BitDefender</w:t>
            </w:r>
          </w:p>
        </w:tc>
      </w:tr>
      <w:tr w:rsidR="3E2EF9B6" w14:paraId="3A111903" w14:textId="77777777" w:rsidTr="5B0AF0F6">
        <w:tc>
          <w:tcPr>
            <w:tcW w:w="900" w:type="dxa"/>
          </w:tcPr>
          <w:p w14:paraId="3370D4E5" w14:textId="26850EE1" w:rsidR="3E2EF9B6" w:rsidRDefault="3E2EF9B6">
            <w:r>
              <w:t>2-16</w:t>
            </w:r>
          </w:p>
        </w:tc>
        <w:tc>
          <w:tcPr>
            <w:tcW w:w="620" w:type="dxa"/>
          </w:tcPr>
          <w:p w14:paraId="46C66120" w14:textId="1F62F5A5" w:rsidR="3E2EF9B6" w:rsidRDefault="3E2EF9B6">
            <w:r>
              <w:t>10</w:t>
            </w:r>
          </w:p>
        </w:tc>
        <w:tc>
          <w:tcPr>
            <w:tcW w:w="900" w:type="dxa"/>
          </w:tcPr>
          <w:p w14:paraId="5023CE6F" w14:textId="1840DC69" w:rsidR="3E2EF9B6" w:rsidRDefault="3E2EF9B6">
            <w:r>
              <w:t>AUTO</w:t>
            </w:r>
          </w:p>
        </w:tc>
        <w:tc>
          <w:tcPr>
            <w:tcW w:w="6940" w:type="dxa"/>
          </w:tcPr>
          <w:p w14:paraId="3EB6B864" w14:textId="111EC32D" w:rsidR="3E2EF9B6" w:rsidRDefault="3E2EF9B6">
            <w:r>
              <w:t>definitions64.msd</w:t>
            </w:r>
          </w:p>
        </w:tc>
      </w:tr>
      <w:tr w:rsidR="3E2EF9B6" w14:paraId="4108536A" w14:textId="77777777" w:rsidTr="5B0AF0F6">
        <w:tc>
          <w:tcPr>
            <w:tcW w:w="900" w:type="dxa"/>
          </w:tcPr>
          <w:p w14:paraId="42FE314C" w14:textId="283423A2" w:rsidR="3E2EF9B6" w:rsidRDefault="3E2EF9B6">
            <w:r>
              <w:t>2-17</w:t>
            </w:r>
          </w:p>
        </w:tc>
        <w:tc>
          <w:tcPr>
            <w:tcW w:w="620" w:type="dxa"/>
          </w:tcPr>
          <w:p w14:paraId="732D3A51" w14:textId="21120A66" w:rsidR="3E2EF9B6" w:rsidRDefault="3E2EF9B6">
            <w:r>
              <w:t>10</w:t>
            </w:r>
          </w:p>
        </w:tc>
        <w:tc>
          <w:tcPr>
            <w:tcW w:w="900" w:type="dxa"/>
          </w:tcPr>
          <w:p w14:paraId="1696060B" w14:textId="0B98D8D0" w:rsidR="3E2EF9B6" w:rsidRDefault="3E2EF9B6">
            <w:del w:id="189" w:author="Erik Adams" w:date="2026-09-16T14:49:00Z" w16du:dateUtc="2026-09-16T14:49:42Z">
              <w:r w:rsidDel="1EC78FCD">
                <w:delText>DATA</w:delText>
              </w:r>
            </w:del>
            <w:ins w:id="190" w:author="Erik Adams" w:date="2026-09-16T14:49:00Z" w16du:dateUtc="2026-09-16T14:49:46Z">
              <w:r w:rsidR="63A4BE06">
                <w:t>AUTO</w:t>
              </w:r>
            </w:ins>
          </w:p>
        </w:tc>
        <w:tc>
          <w:tcPr>
            <w:tcW w:w="6940" w:type="dxa"/>
          </w:tcPr>
          <w:p w14:paraId="5CD50D8C" w14:textId="7174D0B1" w:rsidR="3E2EF9B6" w:rsidRDefault="63A4BE06">
            <w:ins w:id="191" w:author="Erik Adams" w:date="2026-09-16T14:49:00Z" w16du:dateUtc="2026-09-16T14:49:39Z">
              <w:r>
                <w:t xml:space="preserve">Tools &gt; Malware Scanner &gt; Scan Malware &gt; Scan | Insights &gt; Malware &gt; Double Click &gt; Scan </w:t>
              </w:r>
            </w:ins>
            <w:del w:id="192" w:author="Erik Adams" w:date="2026-09-16T14:49:00Z" w16du:dateUtc="2026-09-16T14:49:34Z">
              <w:r w:rsidR="3E2EF9B6" w:rsidDel="1EC78FCD">
                <w:delText>NO ANSWER RECORDED - you must supply this. The scan is slow; consider converting to a multiple-choice question on the menu path (Tools &gt; Malware Scanner &gt; Scan Malware)</w:delText>
              </w:r>
            </w:del>
          </w:p>
        </w:tc>
      </w:tr>
      <w:tr w:rsidR="3E2EF9B6" w14:paraId="607A6154" w14:textId="77777777" w:rsidTr="5B0AF0F6">
        <w:tc>
          <w:tcPr>
            <w:tcW w:w="900" w:type="dxa"/>
          </w:tcPr>
          <w:p w14:paraId="2556E7B6" w14:textId="29E33863" w:rsidR="3E2EF9B6" w:rsidRDefault="3E2EF9B6">
            <w:r>
              <w:t>2-18</w:t>
            </w:r>
          </w:p>
        </w:tc>
        <w:tc>
          <w:tcPr>
            <w:tcW w:w="620" w:type="dxa"/>
          </w:tcPr>
          <w:p w14:paraId="272DAFC4" w14:textId="22C11F27" w:rsidR="3E2EF9B6" w:rsidRDefault="3E2EF9B6">
            <w:r>
              <w:t>5</w:t>
            </w:r>
          </w:p>
        </w:tc>
        <w:tc>
          <w:tcPr>
            <w:tcW w:w="900" w:type="dxa"/>
          </w:tcPr>
          <w:p w14:paraId="5A388CD2" w14:textId="1B9F05EB" w:rsidR="3E2EF9B6" w:rsidRDefault="3E2EF9B6">
            <w:r>
              <w:t>AUTO</w:t>
            </w:r>
          </w:p>
        </w:tc>
        <w:tc>
          <w:tcPr>
            <w:tcW w:w="6940" w:type="dxa"/>
          </w:tcPr>
          <w:p w14:paraId="6C56814A" w14:textId="147CECAF" w:rsidR="3E2EF9B6" w:rsidRDefault="3E2EF9B6">
            <w:r>
              <w:t>Tools &gt; Manage Tags</w:t>
            </w:r>
          </w:p>
        </w:tc>
      </w:tr>
      <w:tr w:rsidR="3E2EF9B6" w14:paraId="6649CBC3" w14:textId="77777777" w:rsidTr="5B0AF0F6">
        <w:tc>
          <w:tcPr>
            <w:tcW w:w="900" w:type="dxa"/>
          </w:tcPr>
          <w:p w14:paraId="3B7DF008" w14:textId="2B924D24" w:rsidR="3E2EF9B6" w:rsidRDefault="3E2EF9B6">
            <w:r>
              <w:t>2-19</w:t>
            </w:r>
          </w:p>
        </w:tc>
        <w:tc>
          <w:tcPr>
            <w:tcW w:w="620" w:type="dxa"/>
          </w:tcPr>
          <w:p w14:paraId="4F5972D4" w14:textId="247033E8" w:rsidR="3E2EF9B6" w:rsidRDefault="3E2EF9B6">
            <w:r>
              <w:t>20</w:t>
            </w:r>
          </w:p>
        </w:tc>
        <w:tc>
          <w:tcPr>
            <w:tcW w:w="900" w:type="dxa"/>
          </w:tcPr>
          <w:p w14:paraId="307A76FF" w14:textId="1D4E1AAC" w:rsidR="3E2EF9B6" w:rsidRDefault="3E2EF9B6">
            <w:r>
              <w:t>AUTO</w:t>
            </w:r>
          </w:p>
        </w:tc>
        <w:tc>
          <w:tcPr>
            <w:tcW w:w="6940" w:type="dxa"/>
          </w:tcPr>
          <w:p w14:paraId="69063BC1" w14:textId="162C0170" w:rsidR="3E2EF9B6" w:rsidRDefault="3E2EF9B6">
            <w:r>
              <w:t>[a-zA-Z0-9._%+-]+@[a-zA-Z0-9._%+-]+\.[a-zA-Z]{2,4}  - no spaces; supplied in Grep.txt</w:t>
            </w:r>
          </w:p>
        </w:tc>
      </w:tr>
      <w:tr w:rsidR="3E2EF9B6" w14:paraId="7FD10122" w14:textId="77777777" w:rsidTr="5B0AF0F6">
        <w:tc>
          <w:tcPr>
            <w:tcW w:w="900" w:type="dxa"/>
          </w:tcPr>
          <w:p w14:paraId="609F5569" w14:textId="2D4161E5" w:rsidR="3E2EF9B6" w:rsidRDefault="3E2EF9B6">
            <w:r>
              <w:t>2-20</w:t>
            </w:r>
          </w:p>
        </w:tc>
        <w:tc>
          <w:tcPr>
            <w:tcW w:w="620" w:type="dxa"/>
          </w:tcPr>
          <w:p w14:paraId="52348976" w14:textId="261F48A9" w:rsidR="3E2EF9B6" w:rsidRDefault="3E2EF9B6">
            <w:r>
              <w:t>20</w:t>
            </w:r>
          </w:p>
        </w:tc>
        <w:tc>
          <w:tcPr>
            <w:tcW w:w="900" w:type="dxa"/>
          </w:tcPr>
          <w:p w14:paraId="1B67C3B2" w14:textId="1EFD2F6D" w:rsidR="3E2EF9B6" w:rsidRDefault="3E2EF9B6">
            <w:r>
              <w:t>DATA</w:t>
            </w:r>
          </w:p>
        </w:tc>
        <w:tc>
          <w:tcPr>
            <w:tcW w:w="6940" w:type="dxa"/>
          </w:tcPr>
          <w:p w14:paraId="4235AEC7" w14:textId="17DB1631" w:rsidR="3E2EF9B6" w:rsidRDefault="3E2EF9B6">
            <w:r>
              <w:t>35 - valid only for the exact data area the question names</w:t>
            </w:r>
          </w:p>
        </w:tc>
      </w:tr>
      <w:tr w:rsidR="3E2EF9B6" w14:paraId="72BF4CEE" w14:textId="77777777" w:rsidTr="5B0AF0F6">
        <w:tc>
          <w:tcPr>
            <w:tcW w:w="900" w:type="dxa"/>
          </w:tcPr>
          <w:p w14:paraId="5BD37273" w14:textId="2EF076A6" w:rsidR="3E2EF9B6" w:rsidRDefault="3E2EF9B6">
            <w:r>
              <w:t>2-21</w:t>
            </w:r>
          </w:p>
        </w:tc>
        <w:tc>
          <w:tcPr>
            <w:tcW w:w="620" w:type="dxa"/>
          </w:tcPr>
          <w:p w14:paraId="7FE6DC09" w14:textId="27CE5D6A" w:rsidR="3E2EF9B6" w:rsidRDefault="3E2EF9B6">
            <w:r>
              <w:t>10</w:t>
            </w:r>
          </w:p>
        </w:tc>
        <w:tc>
          <w:tcPr>
            <w:tcW w:w="900" w:type="dxa"/>
          </w:tcPr>
          <w:p w14:paraId="29C43142" w14:textId="20AC442E" w:rsidR="3E2EF9B6" w:rsidRDefault="3E2EF9B6">
            <w:r>
              <w:t>AUTO</w:t>
            </w:r>
          </w:p>
        </w:tc>
        <w:tc>
          <w:tcPr>
            <w:tcW w:w="6940" w:type="dxa"/>
          </w:tcPr>
          <w:p w14:paraId="6D529C5C" w14:textId="198A2AF2" w:rsidR="3E2EF9B6" w:rsidRDefault="3E2EF9B6">
            <w:r>
              <w:t>The last three sites visited</w:t>
            </w:r>
          </w:p>
        </w:tc>
      </w:tr>
      <w:tr w:rsidR="3E2EF9B6" w14:paraId="311C978F" w14:textId="77777777" w:rsidTr="5B0AF0F6">
        <w:tc>
          <w:tcPr>
            <w:tcW w:w="900" w:type="dxa"/>
          </w:tcPr>
          <w:p w14:paraId="7663EBA8" w14:textId="309F8B67" w:rsidR="3E2EF9B6" w:rsidRDefault="3E2EF9B6">
            <w:r>
              <w:t>2-22</w:t>
            </w:r>
          </w:p>
        </w:tc>
        <w:tc>
          <w:tcPr>
            <w:tcW w:w="620" w:type="dxa"/>
          </w:tcPr>
          <w:p w14:paraId="66415DB6" w14:textId="297D722B" w:rsidR="3E2EF9B6" w:rsidRDefault="3E2EF9B6">
            <w:r>
              <w:t>10</w:t>
            </w:r>
          </w:p>
        </w:tc>
        <w:tc>
          <w:tcPr>
            <w:tcW w:w="900" w:type="dxa"/>
          </w:tcPr>
          <w:p w14:paraId="1F55B5EC" w14:textId="225B58EF" w:rsidR="3E2EF9B6" w:rsidRDefault="3E2EF9B6">
            <w:r>
              <w:t>AUTO</w:t>
            </w:r>
          </w:p>
        </w:tc>
        <w:tc>
          <w:tcPr>
            <w:tcW w:w="6940" w:type="dxa"/>
          </w:tcPr>
          <w:p w14:paraId="51BFB151" w14:textId="1B393FB3" w:rsidR="3E2EF9B6" w:rsidRDefault="3E2EF9B6">
            <w:r>
              <w:t xml:space="preserve">Yes - undecoded apps are the AppGenie target list. </w:t>
            </w:r>
            <w:del w:id="193" w:author="Erik Adams" w:date="2026-09-17T21:15:00Z" w16du:dateUtc="2026-09-17T21:15:12Z">
              <w:r>
                <w:delText>No guide reference supplied</w:delText>
              </w:r>
            </w:del>
          </w:p>
        </w:tc>
      </w:tr>
      <w:tr w:rsidR="3E2EF9B6" w14:paraId="4FF5CEE4" w14:textId="77777777" w:rsidTr="5B0AF0F6">
        <w:tc>
          <w:tcPr>
            <w:tcW w:w="900" w:type="dxa"/>
          </w:tcPr>
          <w:p w14:paraId="7972D333" w14:textId="324EA028" w:rsidR="3E2EF9B6" w:rsidRDefault="3E2EF9B6">
            <w:r>
              <w:t>2-23</w:t>
            </w:r>
          </w:p>
        </w:tc>
        <w:tc>
          <w:tcPr>
            <w:tcW w:w="620" w:type="dxa"/>
          </w:tcPr>
          <w:p w14:paraId="6F97F95D" w14:textId="2B2C86EC" w:rsidR="3E2EF9B6" w:rsidRDefault="3E2EF9B6">
            <w:r>
              <w:t>10</w:t>
            </w:r>
          </w:p>
        </w:tc>
        <w:tc>
          <w:tcPr>
            <w:tcW w:w="900" w:type="dxa"/>
          </w:tcPr>
          <w:p w14:paraId="6EC8BE6F" w14:textId="240A6DB0" w:rsidR="3E2EF9B6" w:rsidRDefault="3E2EF9B6">
            <w:r>
              <w:t>DATA</w:t>
            </w:r>
          </w:p>
        </w:tc>
        <w:tc>
          <w:tcPr>
            <w:tcW w:w="6940" w:type="dxa"/>
          </w:tcPr>
          <w:p w14:paraId="30659787" w14:textId="1CE85474" w:rsidR="3E2EF9B6" w:rsidRDefault="3E2EF9B6">
            <w:r>
              <w:t>13306855481, from telephony.db (both parts required)</w:t>
            </w:r>
          </w:p>
        </w:tc>
      </w:tr>
      <w:tr w:rsidR="3E2EF9B6" w14:paraId="2EB8B904" w14:textId="77777777" w:rsidTr="5B0AF0F6">
        <w:tc>
          <w:tcPr>
            <w:tcW w:w="900" w:type="dxa"/>
          </w:tcPr>
          <w:p w14:paraId="78FD1138" w14:textId="33FDB4E9" w:rsidR="3E2EF9B6" w:rsidRDefault="3E2EF9B6">
            <w:r>
              <w:t>2-24</w:t>
            </w:r>
          </w:p>
        </w:tc>
        <w:tc>
          <w:tcPr>
            <w:tcW w:w="620" w:type="dxa"/>
          </w:tcPr>
          <w:p w14:paraId="772FFFD5" w14:textId="2CDB9BAD" w:rsidR="3E2EF9B6" w:rsidRDefault="3E2EF9B6">
            <w:r>
              <w:t>10</w:t>
            </w:r>
          </w:p>
        </w:tc>
        <w:tc>
          <w:tcPr>
            <w:tcW w:w="900" w:type="dxa"/>
          </w:tcPr>
          <w:p w14:paraId="5C3080AC" w14:textId="25B98271" w:rsidR="3E2EF9B6" w:rsidRDefault="3E2EF9B6">
            <w:r>
              <w:t>DATA</w:t>
            </w:r>
          </w:p>
        </w:tc>
        <w:tc>
          <w:tcPr>
            <w:tcW w:w="6940" w:type="dxa"/>
          </w:tcPr>
          <w:p w14:paraId="497BCBF5" w14:textId="1E976935" w:rsidR="3E2EF9B6" w:rsidRDefault="3E2EF9B6">
            <w:r>
              <w:t>18002882020 - a toll-free prefix, not an associate. Good debrief point</w:t>
            </w:r>
          </w:p>
        </w:tc>
      </w:tr>
      <w:tr w:rsidR="3E2EF9B6" w14:paraId="67F007DB" w14:textId="77777777" w:rsidTr="5B0AF0F6">
        <w:tc>
          <w:tcPr>
            <w:tcW w:w="900" w:type="dxa"/>
          </w:tcPr>
          <w:p w14:paraId="72E2C86D" w14:textId="35ACC9AA" w:rsidR="3E2EF9B6" w:rsidRDefault="3E2EF9B6">
            <w:r>
              <w:t>2-25</w:t>
            </w:r>
          </w:p>
        </w:tc>
        <w:tc>
          <w:tcPr>
            <w:tcW w:w="620" w:type="dxa"/>
          </w:tcPr>
          <w:p w14:paraId="7DF87E2B" w14:textId="2E8AB06E" w:rsidR="3E2EF9B6" w:rsidRDefault="3E2EF9B6">
            <w:r>
              <w:t>10</w:t>
            </w:r>
          </w:p>
        </w:tc>
        <w:tc>
          <w:tcPr>
            <w:tcW w:w="900" w:type="dxa"/>
          </w:tcPr>
          <w:p w14:paraId="1FB5B80F" w14:textId="27689732" w:rsidR="3E2EF9B6" w:rsidRDefault="3E2EF9B6">
            <w:r>
              <w:t>DATA</w:t>
            </w:r>
          </w:p>
        </w:tc>
        <w:tc>
          <w:tcPr>
            <w:tcW w:w="6940" w:type="dxa"/>
          </w:tcPr>
          <w:p w14:paraId="186DFA20" w14:textId="20467DF6" w:rsidR="3E2EF9B6" w:rsidRDefault="3E2EF9B6">
            <w:r>
              <w:t>Doha, Qatar</w:t>
            </w:r>
          </w:p>
        </w:tc>
      </w:tr>
      <w:tr w:rsidR="3E2EF9B6" w14:paraId="7DF55F38" w14:textId="77777777" w:rsidTr="5B0AF0F6">
        <w:tc>
          <w:tcPr>
            <w:tcW w:w="900" w:type="dxa"/>
          </w:tcPr>
          <w:p w14:paraId="54A6AF8F" w14:textId="375BDE6B" w:rsidR="3E2EF9B6" w:rsidRDefault="3E2EF9B6">
            <w:r>
              <w:t>2-26</w:t>
            </w:r>
          </w:p>
        </w:tc>
        <w:tc>
          <w:tcPr>
            <w:tcW w:w="620" w:type="dxa"/>
          </w:tcPr>
          <w:p w14:paraId="454C7819" w14:textId="3039C52F" w:rsidR="3E2EF9B6" w:rsidRDefault="3E2EF9B6">
            <w:r>
              <w:t>10</w:t>
            </w:r>
          </w:p>
        </w:tc>
        <w:tc>
          <w:tcPr>
            <w:tcW w:w="900" w:type="dxa"/>
          </w:tcPr>
          <w:p w14:paraId="158E29ED" w14:textId="2917ABF3" w:rsidR="3E2EF9B6" w:rsidRDefault="3E2EF9B6">
            <w:r>
              <w:t>DATA</w:t>
            </w:r>
          </w:p>
        </w:tc>
        <w:tc>
          <w:tcPr>
            <w:tcW w:w="6940" w:type="dxa"/>
          </w:tcPr>
          <w:p w14:paraId="111919CF" w14:textId="21F592B7" w:rsidR="3E2EF9B6" w:rsidRDefault="3E2EF9B6">
            <w:r>
              <w:t>Toronto, Canada - with 2-25 this is a transatlantic flight in 24 hours</w:t>
            </w:r>
          </w:p>
        </w:tc>
      </w:tr>
      <w:tr w:rsidR="3E2EF9B6" w14:paraId="5624EF52" w14:textId="77777777" w:rsidTr="5B0AF0F6">
        <w:tc>
          <w:tcPr>
            <w:tcW w:w="900" w:type="dxa"/>
          </w:tcPr>
          <w:p w14:paraId="271D5C17" w14:textId="390AF32C" w:rsidR="3E2EF9B6" w:rsidRDefault="3E2EF9B6">
            <w:r>
              <w:t>2-27</w:t>
            </w:r>
          </w:p>
        </w:tc>
        <w:tc>
          <w:tcPr>
            <w:tcW w:w="620" w:type="dxa"/>
          </w:tcPr>
          <w:p w14:paraId="1E8F52BA" w14:textId="31E8D9F0" w:rsidR="3E2EF9B6" w:rsidRDefault="3E2EF9B6">
            <w:r>
              <w:t>10</w:t>
            </w:r>
          </w:p>
        </w:tc>
        <w:tc>
          <w:tcPr>
            <w:tcW w:w="900" w:type="dxa"/>
          </w:tcPr>
          <w:p w14:paraId="12E3584D" w14:textId="2AC6C0B4" w:rsidR="3E2EF9B6" w:rsidRDefault="3E2EF9B6">
            <w:r>
              <w:t>DATA</w:t>
            </w:r>
          </w:p>
        </w:tc>
        <w:tc>
          <w:tcPr>
            <w:tcW w:w="6940" w:type="dxa"/>
          </w:tcPr>
          <w:p w14:paraId="510D9E93" w14:textId="23A4A778" w:rsidR="3E2EF9B6" w:rsidRDefault="3E2EF9B6">
            <w:r>
              <w:t>CheathamGood1! and cheathamdrew134@gmail.com - case-sensitive. Answers PIR 3</w:t>
            </w:r>
          </w:p>
        </w:tc>
      </w:tr>
      <w:tr w:rsidR="3E2EF9B6" w14:paraId="5B8E16FD" w14:textId="77777777" w:rsidTr="5B0AF0F6">
        <w:tc>
          <w:tcPr>
            <w:tcW w:w="900" w:type="dxa"/>
          </w:tcPr>
          <w:p w14:paraId="74256150" w14:textId="3ABA07ED" w:rsidR="3E2EF9B6" w:rsidRDefault="3E2EF9B6">
            <w:r>
              <w:t>2-28</w:t>
            </w:r>
          </w:p>
        </w:tc>
        <w:tc>
          <w:tcPr>
            <w:tcW w:w="620" w:type="dxa"/>
          </w:tcPr>
          <w:p w14:paraId="3354C4E0" w14:textId="3397EEB1" w:rsidR="3E2EF9B6" w:rsidRDefault="3E2EF9B6">
            <w:r>
              <w:t>10</w:t>
            </w:r>
          </w:p>
        </w:tc>
        <w:tc>
          <w:tcPr>
            <w:tcW w:w="900" w:type="dxa"/>
          </w:tcPr>
          <w:p w14:paraId="58FDFB2F" w14:textId="2C75D575" w:rsidR="3E2EF9B6" w:rsidRDefault="3E2EF9B6">
            <w:r>
              <w:t>AUTO</w:t>
            </w:r>
          </w:p>
        </w:tc>
        <w:tc>
          <w:tcPr>
            <w:tcW w:w="6940" w:type="dxa"/>
          </w:tcPr>
          <w:p w14:paraId="30AAACCB" w14:textId="2553BC39" w:rsidR="3E2EF9B6" w:rsidRDefault="3E2EF9B6">
            <w:r>
              <w:t>Yes - deleted items carry a red X</w:t>
            </w:r>
          </w:p>
        </w:tc>
      </w:tr>
      <w:tr w:rsidR="3E2EF9B6" w14:paraId="7CEA068B" w14:textId="77777777" w:rsidTr="5B0AF0F6">
        <w:tc>
          <w:tcPr>
            <w:tcW w:w="900" w:type="dxa"/>
          </w:tcPr>
          <w:p w14:paraId="4E86383F" w14:textId="3C691CAE" w:rsidR="3E2EF9B6" w:rsidRDefault="3E2EF9B6">
            <w:r>
              <w:t>2-29</w:t>
            </w:r>
          </w:p>
        </w:tc>
        <w:tc>
          <w:tcPr>
            <w:tcW w:w="620" w:type="dxa"/>
          </w:tcPr>
          <w:p w14:paraId="59D66EA6" w14:textId="35470372" w:rsidR="3E2EF9B6" w:rsidRDefault="3E2EF9B6">
            <w:r>
              <w:t>10</w:t>
            </w:r>
          </w:p>
        </w:tc>
        <w:tc>
          <w:tcPr>
            <w:tcW w:w="900" w:type="dxa"/>
          </w:tcPr>
          <w:p w14:paraId="3212F6B2" w14:textId="2E24EA36" w:rsidR="3E2EF9B6" w:rsidRDefault="3E2EF9B6">
            <w:r>
              <w:t>DATA</w:t>
            </w:r>
          </w:p>
        </w:tc>
        <w:tc>
          <w:tcPr>
            <w:tcW w:w="6940" w:type="dxa"/>
          </w:tcPr>
          <w:p w14:paraId="18F070AE" w14:textId="2702D0FA" w:rsidR="3E2EF9B6" w:rsidRDefault="3E2EF9B6">
            <w:r>
              <w:t>S Rancho Dr - accept spelled-out variants</w:t>
            </w:r>
          </w:p>
        </w:tc>
      </w:tr>
    </w:tbl>
    <w:p w14:paraId="21AF8692" w14:textId="614E5E88" w:rsidR="3E2EF9B6" w:rsidRDefault="3E2EF9B6" w:rsidP="3E2EF9B6">
      <w:pPr>
        <w:pStyle w:val="Heading2"/>
      </w:pPr>
      <w:bookmarkStart w:id="194" w:name="_Toc240371383"/>
      <w:bookmarkStart w:id="195" w:name="_Toc240371105"/>
      <w:r>
        <w:t>Section 3 - BRAVO Verification and Validation (13 flags, 150 points)</w:t>
      </w:r>
      <w:bookmarkEnd w:id="194"/>
      <w:bookmarkEnd w:id="195"/>
    </w:p>
    <w:tbl>
      <w:tblPr>
        <w:tblStyle w:val="TableGrid"/>
        <w:tblW w:w="0" w:type="auto"/>
        <w:tblLook w:val="0000" w:firstRow="0" w:lastRow="0" w:firstColumn="0" w:lastColumn="0" w:noHBand="0" w:noVBand="0"/>
      </w:tblPr>
      <w:tblGrid>
        <w:gridCol w:w="836"/>
        <w:gridCol w:w="595"/>
        <w:gridCol w:w="871"/>
        <w:gridCol w:w="6328"/>
      </w:tblGrid>
      <w:tr w:rsidR="3E2EF9B6" w14:paraId="3476559E" w14:textId="77777777" w:rsidTr="44F79F81">
        <w:trPr>
          <w:tblHeader/>
        </w:trPr>
        <w:tc>
          <w:tcPr>
            <w:tcW w:w="900" w:type="dxa"/>
          </w:tcPr>
          <w:p w14:paraId="2BD7A1B7" w14:textId="552D91E4" w:rsidR="3E2EF9B6" w:rsidRDefault="3E2EF9B6">
            <w:r>
              <w:t>Flag</w:t>
            </w:r>
          </w:p>
        </w:tc>
        <w:tc>
          <w:tcPr>
            <w:tcW w:w="620" w:type="dxa"/>
          </w:tcPr>
          <w:p w14:paraId="64FC05A8" w14:textId="4E0B78A8" w:rsidR="3E2EF9B6" w:rsidRDefault="3E2EF9B6">
            <w:r>
              <w:t>Pts</w:t>
            </w:r>
          </w:p>
        </w:tc>
        <w:tc>
          <w:tcPr>
            <w:tcW w:w="900" w:type="dxa"/>
          </w:tcPr>
          <w:p w14:paraId="5D245151" w14:textId="46E95F6C" w:rsidR="3E2EF9B6" w:rsidRDefault="3E2EF9B6">
            <w:r>
              <w:t>Key</w:t>
            </w:r>
          </w:p>
        </w:tc>
        <w:tc>
          <w:tcPr>
            <w:tcW w:w="6940" w:type="dxa"/>
          </w:tcPr>
          <w:p w14:paraId="510BDB91" w14:textId="3FC74630" w:rsidR="3E2EF9B6" w:rsidRDefault="3E2EF9B6">
            <w:r>
              <w:t>Answer</w:t>
            </w:r>
          </w:p>
        </w:tc>
      </w:tr>
      <w:tr w:rsidR="3E2EF9B6" w14:paraId="3735FEC7" w14:textId="77777777" w:rsidTr="44F79F81">
        <w:tc>
          <w:tcPr>
            <w:tcW w:w="900" w:type="dxa"/>
          </w:tcPr>
          <w:p w14:paraId="4B1EFB11" w14:textId="56DCA6A5" w:rsidR="3E2EF9B6" w:rsidRDefault="3E2EF9B6">
            <w:r>
              <w:t>3-1</w:t>
            </w:r>
          </w:p>
        </w:tc>
        <w:tc>
          <w:tcPr>
            <w:tcW w:w="620" w:type="dxa"/>
          </w:tcPr>
          <w:p w14:paraId="1732D410" w14:textId="4FBA8D69" w:rsidR="3E2EF9B6" w:rsidRDefault="3E2EF9B6">
            <w:r>
              <w:t>10</w:t>
            </w:r>
          </w:p>
        </w:tc>
        <w:tc>
          <w:tcPr>
            <w:tcW w:w="900" w:type="dxa"/>
          </w:tcPr>
          <w:p w14:paraId="25896218" w14:textId="4898742D" w:rsidR="3E2EF9B6" w:rsidRDefault="3E2EF9B6">
            <w:r>
              <w:t>AUTO</w:t>
            </w:r>
          </w:p>
        </w:tc>
        <w:tc>
          <w:tcPr>
            <w:tcW w:w="6940" w:type="dxa"/>
          </w:tcPr>
          <w:p w14:paraId="3C0ED7DF" w14:textId="41765AF1" w:rsidR="3E2EF9B6" w:rsidRDefault="3E2EF9B6">
            <w:r>
              <w:t>The .ufd file (contrast with 1-7, which is .ufdx)</w:t>
            </w:r>
          </w:p>
        </w:tc>
      </w:tr>
      <w:tr w:rsidR="3E2EF9B6" w14:paraId="1F4282BB" w14:textId="77777777" w:rsidTr="44F79F81">
        <w:tc>
          <w:tcPr>
            <w:tcW w:w="900" w:type="dxa"/>
          </w:tcPr>
          <w:p w14:paraId="22A2B918" w14:textId="588BBB66" w:rsidR="3E2EF9B6" w:rsidRDefault="3E2EF9B6">
            <w:r>
              <w:t>3-2</w:t>
            </w:r>
          </w:p>
        </w:tc>
        <w:tc>
          <w:tcPr>
            <w:tcW w:w="620" w:type="dxa"/>
          </w:tcPr>
          <w:p w14:paraId="413550F0" w14:textId="5169A22A" w:rsidR="3E2EF9B6" w:rsidRDefault="3E2EF9B6">
            <w:r>
              <w:t>10</w:t>
            </w:r>
          </w:p>
        </w:tc>
        <w:tc>
          <w:tcPr>
            <w:tcW w:w="900" w:type="dxa"/>
          </w:tcPr>
          <w:p w14:paraId="69C2CC59" w14:textId="4A4788EE" w:rsidR="3E2EF9B6" w:rsidRDefault="3E2EF9B6">
            <w:r>
              <w:t>AUTO</w:t>
            </w:r>
          </w:p>
        </w:tc>
        <w:tc>
          <w:tcPr>
            <w:tcW w:w="6940" w:type="dxa"/>
          </w:tcPr>
          <w:p w14:paraId="519079E8" w14:textId="65CE0F5E" w:rsidR="3E2EF9B6" w:rsidRDefault="3E2EF9B6">
            <w:r>
              <w:t>2553875 - question names Img_0049</w:t>
            </w:r>
            <w:ins w:id="196" w:author="Erik Adams" w:date="2026-09-17T21:14:00Z" w16du:dateUtc="2026-09-17T21:14:36Z">
              <w:r w:rsidR="1AD32E39">
                <w:t>.PNG</w:t>
              </w:r>
            </w:ins>
            <w:del w:id="197" w:author="Erik Adams" w:date="2026-09-17T21:14:00Z" w16du:dateUtc="2026-09-17T21:14:33Z">
              <w:r>
                <w:delText>, validation note names Img_0003. Reconcile before delivery</w:delText>
              </w:r>
            </w:del>
          </w:p>
        </w:tc>
      </w:tr>
      <w:tr w:rsidR="3E2EF9B6" w14:paraId="54321C26" w14:textId="77777777" w:rsidTr="44F79F81">
        <w:tc>
          <w:tcPr>
            <w:tcW w:w="900" w:type="dxa"/>
          </w:tcPr>
          <w:p w14:paraId="59B39F28" w14:textId="5A3AD027" w:rsidR="3E2EF9B6" w:rsidRDefault="3E2EF9B6">
            <w:r>
              <w:t>3-3</w:t>
            </w:r>
          </w:p>
        </w:tc>
        <w:tc>
          <w:tcPr>
            <w:tcW w:w="620" w:type="dxa"/>
          </w:tcPr>
          <w:p w14:paraId="14532624" w14:textId="5318B6EB" w:rsidR="3E2EF9B6" w:rsidRDefault="3E2EF9B6">
            <w:r>
              <w:t>15</w:t>
            </w:r>
          </w:p>
        </w:tc>
        <w:tc>
          <w:tcPr>
            <w:tcW w:w="900" w:type="dxa"/>
          </w:tcPr>
          <w:p w14:paraId="35B644B6" w14:textId="4BF69DAF" w:rsidR="3E2EF9B6" w:rsidRDefault="3E2EF9B6">
            <w:r>
              <w:t>DATA</w:t>
            </w:r>
          </w:p>
        </w:tc>
        <w:tc>
          <w:tcPr>
            <w:tcW w:w="6940" w:type="dxa"/>
          </w:tcPr>
          <w:p w14:paraId="7B4D5CE2" w14:textId="44D48473" w:rsidR="3E2EF9B6" w:rsidRDefault="3E2EF9B6">
            <w:r>
              <w:t>638FFDCD3F2FFECCBB0483B6B94F5834 and Yes, it matches (accept either case)</w:t>
            </w:r>
          </w:p>
        </w:tc>
      </w:tr>
      <w:tr w:rsidR="3E2EF9B6" w14:paraId="7C0123BA" w14:textId="77777777" w:rsidTr="44F79F81">
        <w:tc>
          <w:tcPr>
            <w:tcW w:w="900" w:type="dxa"/>
          </w:tcPr>
          <w:p w14:paraId="3DA7D1CA" w14:textId="5BE9E4E8" w:rsidR="3E2EF9B6" w:rsidRDefault="3E2EF9B6">
            <w:r>
              <w:t>3-4</w:t>
            </w:r>
          </w:p>
        </w:tc>
        <w:tc>
          <w:tcPr>
            <w:tcW w:w="620" w:type="dxa"/>
          </w:tcPr>
          <w:p w14:paraId="7911C24A" w14:textId="54C7CBAC" w:rsidR="3E2EF9B6" w:rsidRDefault="3E2EF9B6">
            <w:r>
              <w:t>10</w:t>
            </w:r>
          </w:p>
        </w:tc>
        <w:tc>
          <w:tcPr>
            <w:tcW w:w="900" w:type="dxa"/>
          </w:tcPr>
          <w:p w14:paraId="202B9BBB" w14:textId="4DA5B270" w:rsidR="3E2EF9B6" w:rsidRDefault="3E2EF9B6">
            <w:r>
              <w:t>AUTO</w:t>
            </w:r>
          </w:p>
        </w:tc>
        <w:tc>
          <w:tcPr>
            <w:tcW w:w="6940" w:type="dxa"/>
          </w:tcPr>
          <w:p w14:paraId="7C4236C5" w14:textId="46839934" w:rsidR="3E2EF9B6" w:rsidRDefault="3E2EF9B6">
            <w:r>
              <w:t>17 (Flaco thread)</w:t>
            </w:r>
          </w:p>
        </w:tc>
      </w:tr>
      <w:tr w:rsidR="3E2EF9B6" w14:paraId="3A496ADA" w14:textId="77777777" w:rsidTr="44F79F81">
        <w:tc>
          <w:tcPr>
            <w:tcW w:w="900" w:type="dxa"/>
          </w:tcPr>
          <w:p w14:paraId="1BA68B0C" w14:textId="5D98F9A9" w:rsidR="3E2EF9B6" w:rsidRDefault="3E2EF9B6">
            <w:r>
              <w:t>3-5</w:t>
            </w:r>
          </w:p>
        </w:tc>
        <w:tc>
          <w:tcPr>
            <w:tcW w:w="620" w:type="dxa"/>
          </w:tcPr>
          <w:p w14:paraId="6627CC0F" w14:textId="5676E06D" w:rsidR="3E2EF9B6" w:rsidRDefault="3E2EF9B6">
            <w:r>
              <w:t>10</w:t>
            </w:r>
          </w:p>
        </w:tc>
        <w:tc>
          <w:tcPr>
            <w:tcW w:w="900" w:type="dxa"/>
          </w:tcPr>
          <w:p w14:paraId="21477C51" w14:textId="4F54C731" w:rsidR="3E2EF9B6" w:rsidRDefault="3E2EF9B6">
            <w:r>
              <w:t>AUTO</w:t>
            </w:r>
          </w:p>
        </w:tc>
        <w:tc>
          <w:tcPr>
            <w:tcW w:w="6940" w:type="dxa"/>
          </w:tcPr>
          <w:p w14:paraId="3A819907" w14:textId="4832ADF5" w:rsidR="3E2EF9B6" w:rsidRDefault="3E2EF9B6">
            <w:r>
              <w:t>sms.db</w:t>
            </w:r>
          </w:p>
        </w:tc>
      </w:tr>
      <w:tr w:rsidR="3E2EF9B6" w14:paraId="2B2FD847" w14:textId="77777777" w:rsidTr="44F79F81">
        <w:tc>
          <w:tcPr>
            <w:tcW w:w="900" w:type="dxa"/>
          </w:tcPr>
          <w:p w14:paraId="302A455B" w14:textId="5F480E6A" w:rsidR="3E2EF9B6" w:rsidRDefault="3E2EF9B6">
            <w:r>
              <w:t>3-6</w:t>
            </w:r>
          </w:p>
        </w:tc>
        <w:tc>
          <w:tcPr>
            <w:tcW w:w="620" w:type="dxa"/>
          </w:tcPr>
          <w:p w14:paraId="59B68678" w14:textId="5825F52E" w:rsidR="3E2EF9B6" w:rsidRDefault="3E2EF9B6">
            <w:r>
              <w:t>10</w:t>
            </w:r>
          </w:p>
        </w:tc>
        <w:tc>
          <w:tcPr>
            <w:tcW w:w="900" w:type="dxa"/>
          </w:tcPr>
          <w:p w14:paraId="16175F69" w14:textId="5103DBF2" w:rsidR="3E2EF9B6" w:rsidRDefault="3E2EF9B6">
            <w:r>
              <w:t>AUTO</w:t>
            </w:r>
          </w:p>
        </w:tc>
        <w:tc>
          <w:tcPr>
            <w:tcW w:w="6940" w:type="dxa"/>
          </w:tcPr>
          <w:p w14:paraId="66FEC5DE" w14:textId="49E1C2B6" w:rsidR="3E2EF9B6" w:rsidRDefault="3E2EF9B6">
            <w:r>
              <w:t>message (accept 'message (80)')</w:t>
            </w:r>
          </w:p>
        </w:tc>
      </w:tr>
      <w:tr w:rsidR="3E2EF9B6" w14:paraId="4881EA58" w14:textId="77777777" w:rsidTr="44F79F81">
        <w:tc>
          <w:tcPr>
            <w:tcW w:w="900" w:type="dxa"/>
          </w:tcPr>
          <w:p w14:paraId="104BB51E" w14:textId="60F7232B" w:rsidR="3E2EF9B6" w:rsidRDefault="3E2EF9B6">
            <w:r>
              <w:t>3-7</w:t>
            </w:r>
          </w:p>
        </w:tc>
        <w:tc>
          <w:tcPr>
            <w:tcW w:w="620" w:type="dxa"/>
          </w:tcPr>
          <w:p w14:paraId="133BF8D2" w14:textId="59D509EF" w:rsidR="3E2EF9B6" w:rsidRDefault="3E2EF9B6">
            <w:r>
              <w:t>10</w:t>
            </w:r>
          </w:p>
        </w:tc>
        <w:tc>
          <w:tcPr>
            <w:tcW w:w="900" w:type="dxa"/>
          </w:tcPr>
          <w:p w14:paraId="3A138EFE" w14:textId="52B2F0B3" w:rsidR="3E2EF9B6" w:rsidRDefault="3E2EF9B6">
            <w:r>
              <w:t>AUTO</w:t>
            </w:r>
          </w:p>
        </w:tc>
        <w:tc>
          <w:tcPr>
            <w:tcW w:w="6940" w:type="dxa"/>
          </w:tcPr>
          <w:p w14:paraId="4E42F27B" w14:textId="4B90D777" w:rsidR="3E2EF9B6" w:rsidRDefault="3E2EF9B6">
            <w:r>
              <w:t xml:space="preserve">In nanoseconds from UTC 2001 </w:t>
            </w:r>
            <w:del w:id="198" w:author="Erik Adams" w:date="2026-09-17T21:21:00Z" w16du:dateUtc="2026-09-17T21:21:06Z">
              <w:r>
                <w:delText>- the validation note is stale; the keyed answer governs</w:delText>
              </w:r>
            </w:del>
          </w:p>
        </w:tc>
      </w:tr>
      <w:tr w:rsidR="3E2EF9B6" w14:paraId="28778848" w14:textId="77777777" w:rsidTr="44F79F81">
        <w:tc>
          <w:tcPr>
            <w:tcW w:w="900" w:type="dxa"/>
          </w:tcPr>
          <w:p w14:paraId="14BC8EC1" w14:textId="62A637EC" w:rsidR="3E2EF9B6" w:rsidRDefault="3E2EF9B6">
            <w:r>
              <w:t>3-8</w:t>
            </w:r>
          </w:p>
        </w:tc>
        <w:tc>
          <w:tcPr>
            <w:tcW w:w="620" w:type="dxa"/>
          </w:tcPr>
          <w:p w14:paraId="1151106F" w14:textId="5B841EB0" w:rsidR="3E2EF9B6" w:rsidRDefault="3E2EF9B6">
            <w:r>
              <w:t>15</w:t>
            </w:r>
          </w:p>
        </w:tc>
        <w:tc>
          <w:tcPr>
            <w:tcW w:w="900" w:type="dxa"/>
          </w:tcPr>
          <w:p w14:paraId="289246EC" w14:textId="54620574" w:rsidR="3E2EF9B6" w:rsidRDefault="3E2EF9B6">
            <w:r>
              <w:t>DATA</w:t>
            </w:r>
          </w:p>
        </w:tc>
        <w:tc>
          <w:tcPr>
            <w:tcW w:w="6940" w:type="dxa"/>
          </w:tcPr>
          <w:p w14:paraId="4825B622" w14:textId="4D3FEC38" w:rsidR="3E2EF9B6" w:rsidRDefault="3E2EF9B6">
            <w:r>
              <w:t>'Hey is this j?' and 2/28/2022 6:11:12 PM UTC, read from the message table in sms.db</w:t>
            </w:r>
          </w:p>
        </w:tc>
      </w:tr>
      <w:tr w:rsidR="3E2EF9B6" w14:paraId="44CB644C" w14:textId="77777777" w:rsidTr="44F79F81">
        <w:tc>
          <w:tcPr>
            <w:tcW w:w="900" w:type="dxa"/>
          </w:tcPr>
          <w:p w14:paraId="7F8413F1" w14:textId="64554CAD" w:rsidR="3E2EF9B6" w:rsidRDefault="3E2EF9B6">
            <w:r>
              <w:t>3-9</w:t>
            </w:r>
          </w:p>
        </w:tc>
        <w:tc>
          <w:tcPr>
            <w:tcW w:w="620" w:type="dxa"/>
          </w:tcPr>
          <w:p w14:paraId="144BD044" w14:textId="5D333371" w:rsidR="3E2EF9B6" w:rsidRDefault="3E2EF9B6">
            <w:r>
              <w:t>10</w:t>
            </w:r>
          </w:p>
        </w:tc>
        <w:tc>
          <w:tcPr>
            <w:tcW w:w="900" w:type="dxa"/>
          </w:tcPr>
          <w:p w14:paraId="59BD363D" w14:textId="56111A35" w:rsidR="3E2EF9B6" w:rsidRDefault="3E2EF9B6">
            <w:r>
              <w:t>AUTO</w:t>
            </w:r>
          </w:p>
        </w:tc>
        <w:tc>
          <w:tcPr>
            <w:tcW w:w="6940" w:type="dxa"/>
          </w:tcPr>
          <w:p w14:paraId="2A5A3FF8" w14:textId="4EEF00F9" w:rsidR="3E2EF9B6" w:rsidRDefault="3E2EF9B6">
            <w:r>
              <w:t>File Info - ExifTool is used by dragging the file onto it</w:t>
            </w:r>
          </w:p>
        </w:tc>
      </w:tr>
      <w:tr w:rsidR="3E2EF9B6" w14:paraId="3FC42AC6" w14:textId="77777777" w:rsidTr="44F79F81">
        <w:tc>
          <w:tcPr>
            <w:tcW w:w="900" w:type="dxa"/>
          </w:tcPr>
          <w:p w14:paraId="5228E38A" w14:textId="6604616E" w:rsidR="3E2EF9B6" w:rsidRDefault="3E2EF9B6">
            <w:r>
              <w:t>3-10</w:t>
            </w:r>
          </w:p>
        </w:tc>
        <w:tc>
          <w:tcPr>
            <w:tcW w:w="620" w:type="dxa"/>
          </w:tcPr>
          <w:p w14:paraId="76FBAFAC" w14:textId="5EE24832" w:rsidR="3E2EF9B6" w:rsidRDefault="3E2EF9B6">
            <w:r>
              <w:t>10</w:t>
            </w:r>
          </w:p>
        </w:tc>
        <w:tc>
          <w:tcPr>
            <w:tcW w:w="900" w:type="dxa"/>
          </w:tcPr>
          <w:p w14:paraId="5B4B08EB" w14:textId="57C02EF6" w:rsidR="3E2EF9B6" w:rsidRDefault="3E2EF9B6">
            <w:r>
              <w:t>AUTO</w:t>
            </w:r>
          </w:p>
        </w:tc>
        <w:tc>
          <w:tcPr>
            <w:tcW w:w="6940" w:type="dxa"/>
          </w:tcPr>
          <w:p w14:paraId="4181328A" w14:textId="509E15BA" w:rsidR="3E2EF9B6" w:rsidRDefault="3E2EF9B6">
            <w:r>
              <w:t>UTC 2001 (Apple / Mac Absolute Time)</w:t>
            </w:r>
          </w:p>
        </w:tc>
      </w:tr>
      <w:tr w:rsidR="3E2EF9B6" w14:paraId="210A214E" w14:textId="77777777" w:rsidTr="44F79F81">
        <w:tc>
          <w:tcPr>
            <w:tcW w:w="900" w:type="dxa"/>
          </w:tcPr>
          <w:p w14:paraId="20F9B14A" w14:textId="67B3762F" w:rsidR="3E2EF9B6" w:rsidRDefault="3E2EF9B6">
            <w:r>
              <w:t>3-11</w:t>
            </w:r>
          </w:p>
        </w:tc>
        <w:tc>
          <w:tcPr>
            <w:tcW w:w="620" w:type="dxa"/>
          </w:tcPr>
          <w:p w14:paraId="75C28B5F" w14:textId="60915CF3" w:rsidR="3E2EF9B6" w:rsidRDefault="3E2EF9B6">
            <w:r>
              <w:t>15</w:t>
            </w:r>
          </w:p>
        </w:tc>
        <w:tc>
          <w:tcPr>
            <w:tcW w:w="900" w:type="dxa"/>
          </w:tcPr>
          <w:p w14:paraId="1B0A15FF" w14:textId="596F43B7" w:rsidR="3E2EF9B6" w:rsidRDefault="3E2EF9B6">
            <w:r>
              <w:t>DATA</w:t>
            </w:r>
          </w:p>
        </w:tc>
        <w:tc>
          <w:tcPr>
            <w:tcW w:w="6940" w:type="dxa"/>
          </w:tcPr>
          <w:p w14:paraId="32DB86D5" w14:textId="524D2A7B" w:rsidR="3E2EF9B6" w:rsidRDefault="3E2EF9B6">
            <w:r>
              <w:t>2022-04-03 13:20:00 and Yes, it matches. A reported mismatch is usually DCode left on the wrong time zone</w:t>
            </w:r>
          </w:p>
        </w:tc>
      </w:tr>
      <w:tr w:rsidR="3E2EF9B6" w14:paraId="3A5E8B0C" w14:textId="77777777" w:rsidTr="44F79F81">
        <w:tc>
          <w:tcPr>
            <w:tcW w:w="900" w:type="dxa"/>
          </w:tcPr>
          <w:p w14:paraId="1718F1F9" w14:textId="69628AF0" w:rsidR="3E2EF9B6" w:rsidRDefault="3E2EF9B6">
            <w:r>
              <w:t>3-12</w:t>
            </w:r>
          </w:p>
        </w:tc>
        <w:tc>
          <w:tcPr>
            <w:tcW w:w="620" w:type="dxa"/>
          </w:tcPr>
          <w:p w14:paraId="298C0D3C" w14:textId="624071B4" w:rsidR="3E2EF9B6" w:rsidRDefault="3E2EF9B6">
            <w:r>
              <w:t>15</w:t>
            </w:r>
          </w:p>
        </w:tc>
        <w:tc>
          <w:tcPr>
            <w:tcW w:w="900" w:type="dxa"/>
          </w:tcPr>
          <w:p w14:paraId="4529CF5F" w14:textId="5B1E5878" w:rsidR="3E2EF9B6" w:rsidRDefault="3E2EF9B6">
            <w:r>
              <w:t>DATA</w:t>
            </w:r>
          </w:p>
        </w:tc>
        <w:tc>
          <w:tcPr>
            <w:tcW w:w="6940" w:type="dxa"/>
          </w:tcPr>
          <w:p w14:paraId="3513A208" w14:textId="53FC3F3C" w:rsidR="3E2EF9B6" w:rsidRDefault="3E2EF9B6">
            <w:r>
              <w:t>Original IMG_0006.HEIC (DCIM); thumbnail 5005.JPG; altered IMG_0006.HEIC (SMS). Order matters</w:t>
            </w:r>
          </w:p>
        </w:tc>
      </w:tr>
      <w:tr w:rsidR="3E2EF9B6" w14:paraId="2B0CE470" w14:textId="77777777" w:rsidTr="44F79F81">
        <w:tc>
          <w:tcPr>
            <w:tcW w:w="900" w:type="dxa"/>
          </w:tcPr>
          <w:p w14:paraId="5176ADFB" w14:textId="6B119FB1" w:rsidR="3E2EF9B6" w:rsidRDefault="3E2EF9B6">
            <w:r>
              <w:t>3-13</w:t>
            </w:r>
          </w:p>
        </w:tc>
        <w:tc>
          <w:tcPr>
            <w:tcW w:w="620" w:type="dxa"/>
          </w:tcPr>
          <w:p w14:paraId="3765F2A6" w14:textId="63EF8675" w:rsidR="3E2EF9B6" w:rsidRDefault="3E2EF9B6">
            <w:r>
              <w:t>10</w:t>
            </w:r>
          </w:p>
        </w:tc>
        <w:tc>
          <w:tcPr>
            <w:tcW w:w="900" w:type="dxa"/>
          </w:tcPr>
          <w:p w14:paraId="77D883AA" w14:textId="5CCD6D39" w:rsidR="3E2EF9B6" w:rsidRDefault="3E2EF9B6">
            <w:r>
              <w:t>AUTO</w:t>
            </w:r>
          </w:p>
        </w:tc>
        <w:tc>
          <w:tcPr>
            <w:tcW w:w="6940" w:type="dxa"/>
          </w:tcPr>
          <w:p w14:paraId="48556115" w14:textId="55AB53FD" w:rsidR="3E2EF9B6" w:rsidRDefault="3E2EF9B6">
            <w:r>
              <w:t>All extractions must be performed prior to hand scrolling, and the device placed in a no-network state</w:t>
            </w:r>
          </w:p>
        </w:tc>
      </w:tr>
    </w:tbl>
    <w:p w14:paraId="62D899BE" w14:textId="3826D42F" w:rsidR="3E2EF9B6" w:rsidRDefault="3E2EF9B6" w:rsidP="3E2EF9B6">
      <w:pPr>
        <w:pStyle w:val="Heading2"/>
      </w:pPr>
      <w:bookmarkStart w:id="199" w:name="_Toc240371106"/>
      <w:bookmarkStart w:id="200" w:name="_Toc240371384"/>
      <w:r>
        <w:t>Section 4 - CHARLIE: The Foreign-Language Node (27 flags, 300 points)</w:t>
      </w:r>
      <w:bookmarkEnd w:id="199"/>
      <w:bookmarkEnd w:id="200"/>
    </w:p>
    <w:tbl>
      <w:tblPr>
        <w:tblStyle w:val="TableGrid"/>
        <w:tblW w:w="0" w:type="auto"/>
        <w:tblLook w:val="0000" w:firstRow="0" w:lastRow="0" w:firstColumn="0" w:lastColumn="0" w:noHBand="0" w:noVBand="0"/>
      </w:tblPr>
      <w:tblGrid>
        <w:gridCol w:w="860"/>
        <w:gridCol w:w="604"/>
        <w:gridCol w:w="962"/>
        <w:gridCol w:w="6204"/>
      </w:tblGrid>
      <w:tr w:rsidR="3E2EF9B6" w14:paraId="5657262B" w14:textId="77777777" w:rsidTr="44F79F81">
        <w:trPr>
          <w:tblHeader/>
        </w:trPr>
        <w:tc>
          <w:tcPr>
            <w:tcW w:w="900" w:type="dxa"/>
          </w:tcPr>
          <w:p w14:paraId="58A74150" w14:textId="03D614E7" w:rsidR="3E2EF9B6" w:rsidRDefault="3E2EF9B6">
            <w:r>
              <w:t>Flag</w:t>
            </w:r>
          </w:p>
        </w:tc>
        <w:tc>
          <w:tcPr>
            <w:tcW w:w="620" w:type="dxa"/>
          </w:tcPr>
          <w:p w14:paraId="4CD5065D" w14:textId="7CB3FBAB" w:rsidR="3E2EF9B6" w:rsidRDefault="3E2EF9B6">
            <w:r>
              <w:t>Pts</w:t>
            </w:r>
          </w:p>
        </w:tc>
        <w:tc>
          <w:tcPr>
            <w:tcW w:w="900" w:type="dxa"/>
          </w:tcPr>
          <w:p w14:paraId="336635E8" w14:textId="7591E26F" w:rsidR="3E2EF9B6" w:rsidRDefault="3E2EF9B6">
            <w:r>
              <w:t>Key</w:t>
            </w:r>
          </w:p>
        </w:tc>
        <w:tc>
          <w:tcPr>
            <w:tcW w:w="6940" w:type="dxa"/>
          </w:tcPr>
          <w:p w14:paraId="2683E7B3" w14:textId="6E6FC933" w:rsidR="3E2EF9B6" w:rsidRDefault="3E2EF9B6">
            <w:r>
              <w:t>Answer</w:t>
            </w:r>
          </w:p>
        </w:tc>
      </w:tr>
      <w:tr w:rsidR="3E2EF9B6" w14:paraId="3FC90F9D" w14:textId="77777777" w:rsidTr="44F79F81">
        <w:tc>
          <w:tcPr>
            <w:tcW w:w="900" w:type="dxa"/>
          </w:tcPr>
          <w:p w14:paraId="4318A31A" w14:textId="058529A8" w:rsidR="3E2EF9B6" w:rsidRDefault="3E2EF9B6">
            <w:r>
              <w:t>4-1</w:t>
            </w:r>
          </w:p>
        </w:tc>
        <w:tc>
          <w:tcPr>
            <w:tcW w:w="620" w:type="dxa"/>
          </w:tcPr>
          <w:p w14:paraId="31DB0009" w14:textId="7E63106C" w:rsidR="3E2EF9B6" w:rsidRDefault="3E2EF9B6">
            <w:r>
              <w:t>10</w:t>
            </w:r>
          </w:p>
        </w:tc>
        <w:tc>
          <w:tcPr>
            <w:tcW w:w="900" w:type="dxa"/>
          </w:tcPr>
          <w:p w14:paraId="38B805A6" w14:textId="7740F730" w:rsidR="3E2EF9B6" w:rsidRDefault="3E2EF9B6">
            <w:r>
              <w:t>AUTO</w:t>
            </w:r>
          </w:p>
        </w:tc>
        <w:tc>
          <w:tcPr>
            <w:tcW w:w="6940" w:type="dxa"/>
          </w:tcPr>
          <w:p w14:paraId="3970994F" w14:textId="701EDDF4" w:rsidR="3E2EF9B6" w:rsidRDefault="3E2EF9B6">
            <w:r>
              <w:t>manny - select the whole backup folder, do not open it</w:t>
            </w:r>
          </w:p>
        </w:tc>
      </w:tr>
      <w:tr w:rsidR="3E2EF9B6" w14:paraId="5E7613DE" w14:textId="77777777" w:rsidTr="44F79F81">
        <w:tc>
          <w:tcPr>
            <w:tcW w:w="900" w:type="dxa"/>
          </w:tcPr>
          <w:p w14:paraId="2A63C1E5" w14:textId="07343E69" w:rsidR="3E2EF9B6" w:rsidRDefault="3E2EF9B6">
            <w:r>
              <w:t>4-2</w:t>
            </w:r>
          </w:p>
        </w:tc>
        <w:tc>
          <w:tcPr>
            <w:tcW w:w="620" w:type="dxa"/>
          </w:tcPr>
          <w:p w14:paraId="7D37AC96" w14:textId="0012252D" w:rsidR="3E2EF9B6" w:rsidRDefault="3E2EF9B6">
            <w:r>
              <w:t>10</w:t>
            </w:r>
          </w:p>
        </w:tc>
        <w:tc>
          <w:tcPr>
            <w:tcW w:w="900" w:type="dxa"/>
          </w:tcPr>
          <w:p w14:paraId="24C5CDC1" w14:textId="78F00BF1" w:rsidR="3E2EF9B6" w:rsidRDefault="3E2EF9B6">
            <w:r>
              <w:t>AUTO</w:t>
            </w:r>
          </w:p>
        </w:tc>
        <w:tc>
          <w:tcPr>
            <w:tcW w:w="6940" w:type="dxa"/>
          </w:tcPr>
          <w:p w14:paraId="1E7CEFBC" w14:textId="71CDF2B5" w:rsidR="3E2EF9B6" w:rsidRDefault="3E2EF9B6">
            <w:r>
              <w:t>If a .ufd file is corrupt or missing, Open (Advanced) can create a new one</w:t>
            </w:r>
          </w:p>
        </w:tc>
      </w:tr>
      <w:tr w:rsidR="3E2EF9B6" w14:paraId="1488A3BC" w14:textId="77777777" w:rsidTr="44F79F81">
        <w:tc>
          <w:tcPr>
            <w:tcW w:w="900" w:type="dxa"/>
          </w:tcPr>
          <w:p w14:paraId="55CF7FE5" w14:textId="08E3532A" w:rsidR="3E2EF9B6" w:rsidRDefault="3E2EF9B6">
            <w:r>
              <w:t>4-3</w:t>
            </w:r>
          </w:p>
        </w:tc>
        <w:tc>
          <w:tcPr>
            <w:tcW w:w="620" w:type="dxa"/>
          </w:tcPr>
          <w:p w14:paraId="46EB3FBE" w14:textId="01C139EE" w:rsidR="3E2EF9B6" w:rsidRDefault="3E2EF9B6">
            <w:r>
              <w:t>10</w:t>
            </w:r>
          </w:p>
        </w:tc>
        <w:tc>
          <w:tcPr>
            <w:tcW w:w="900" w:type="dxa"/>
          </w:tcPr>
          <w:p w14:paraId="6003F8B4" w14:textId="7A9F20B2" w:rsidR="3E2EF9B6" w:rsidRDefault="3E2EF9B6">
            <w:r>
              <w:t>DATA</w:t>
            </w:r>
          </w:p>
        </w:tc>
        <w:tc>
          <w:tcPr>
            <w:tcW w:w="6940" w:type="dxa"/>
          </w:tcPr>
          <w:p w14:paraId="27FCB6DD" w14:textId="737D0776" w:rsidR="3E2EF9B6" w:rsidRDefault="3E2EF9B6">
            <w:r>
              <w:t>034FA1357B64</w:t>
            </w:r>
          </w:p>
        </w:tc>
      </w:tr>
      <w:tr w:rsidR="3E2EF9B6" w14:paraId="5EF3543C" w14:textId="77777777" w:rsidTr="44F79F81">
        <w:tc>
          <w:tcPr>
            <w:tcW w:w="900" w:type="dxa"/>
          </w:tcPr>
          <w:p w14:paraId="19E51621" w14:textId="0A9267EB" w:rsidR="3E2EF9B6" w:rsidRDefault="3E2EF9B6">
            <w:r>
              <w:t>4-4</w:t>
            </w:r>
          </w:p>
        </w:tc>
        <w:tc>
          <w:tcPr>
            <w:tcW w:w="620" w:type="dxa"/>
          </w:tcPr>
          <w:p w14:paraId="2DDF69A5" w14:textId="03704EAF" w:rsidR="3E2EF9B6" w:rsidRDefault="3E2EF9B6">
            <w:r>
              <w:t>5</w:t>
            </w:r>
          </w:p>
        </w:tc>
        <w:tc>
          <w:tcPr>
            <w:tcW w:w="900" w:type="dxa"/>
          </w:tcPr>
          <w:p w14:paraId="3F10FEA8" w14:textId="7C4E3573" w:rsidR="3E2EF9B6" w:rsidRDefault="3E2EF9B6">
            <w:r>
              <w:t>DATA</w:t>
            </w:r>
          </w:p>
        </w:tc>
        <w:tc>
          <w:tcPr>
            <w:tcW w:w="6940" w:type="dxa"/>
          </w:tcPr>
          <w:p w14:paraId="64944959" w14:textId="752C1C37" w:rsidR="3E2EF9B6" w:rsidRDefault="3E2EF9B6">
            <w:r>
              <w:t>iPhone 12 Mini - but the device roster says iPhone 5S. Confirm on your build, and decide marketing name vs internal identifier</w:t>
            </w:r>
          </w:p>
        </w:tc>
      </w:tr>
      <w:tr w:rsidR="3E2EF9B6" w14:paraId="5589E9C8" w14:textId="77777777" w:rsidTr="44F79F81">
        <w:tc>
          <w:tcPr>
            <w:tcW w:w="900" w:type="dxa"/>
          </w:tcPr>
          <w:p w14:paraId="37FA62BD" w14:textId="0C417CAC" w:rsidR="3E2EF9B6" w:rsidRDefault="3E2EF9B6">
            <w:r>
              <w:t>4-5</w:t>
            </w:r>
          </w:p>
        </w:tc>
        <w:tc>
          <w:tcPr>
            <w:tcW w:w="620" w:type="dxa"/>
          </w:tcPr>
          <w:p w14:paraId="1A074BF3" w14:textId="051F6370" w:rsidR="3E2EF9B6" w:rsidRDefault="3E2EF9B6">
            <w:r>
              <w:t>10</w:t>
            </w:r>
          </w:p>
        </w:tc>
        <w:tc>
          <w:tcPr>
            <w:tcW w:w="900" w:type="dxa"/>
          </w:tcPr>
          <w:p w14:paraId="665AE2B6" w14:textId="7DFD4A34" w:rsidR="3E2EF9B6" w:rsidRDefault="3E2EF9B6">
            <w:r>
              <w:t>DATA</w:t>
            </w:r>
          </w:p>
        </w:tc>
        <w:tc>
          <w:tcPr>
            <w:tcW w:w="6940" w:type="dxa"/>
          </w:tcPr>
          <w:p w14:paraId="2009C6BA" w14:textId="76DB30F8" w:rsidR="3E2EF9B6" w:rsidRDefault="3E2EF9B6">
            <w:r>
              <w:t>Forever (accept Keep Forever, Indefinitely)</w:t>
            </w:r>
          </w:p>
        </w:tc>
      </w:tr>
      <w:tr w:rsidR="3E2EF9B6" w14:paraId="2DFE5798" w14:textId="77777777" w:rsidTr="44F79F81">
        <w:tc>
          <w:tcPr>
            <w:tcW w:w="900" w:type="dxa"/>
          </w:tcPr>
          <w:p w14:paraId="5ADC71E0" w14:textId="0DF0916D" w:rsidR="3E2EF9B6" w:rsidRDefault="3E2EF9B6">
            <w:r>
              <w:t>4-6</w:t>
            </w:r>
          </w:p>
        </w:tc>
        <w:tc>
          <w:tcPr>
            <w:tcW w:w="620" w:type="dxa"/>
          </w:tcPr>
          <w:p w14:paraId="7C2FA2B9" w14:textId="06CE7831" w:rsidR="3E2EF9B6" w:rsidRDefault="3E2EF9B6">
            <w:r>
              <w:t>10</w:t>
            </w:r>
          </w:p>
        </w:tc>
        <w:tc>
          <w:tcPr>
            <w:tcW w:w="900" w:type="dxa"/>
          </w:tcPr>
          <w:p w14:paraId="3B1B1B6A" w14:textId="7FAC5EF5" w:rsidR="3E2EF9B6" w:rsidRDefault="3E2EF9B6">
            <w:r>
              <w:t>DATA</w:t>
            </w:r>
          </w:p>
        </w:tc>
        <w:tc>
          <w:tcPr>
            <w:tcW w:w="6940" w:type="dxa"/>
          </w:tcPr>
          <w:p w14:paraId="12E3A1D3" w14:textId="788A45B9" w:rsidR="3E2EF9B6" w:rsidRDefault="3E2EF9B6">
            <w:r>
              <w:t>(UTC-08:00) Los_Angeles</w:t>
            </w:r>
          </w:p>
        </w:tc>
      </w:tr>
      <w:tr w:rsidR="3E2EF9B6" w14:paraId="5C1092AD" w14:textId="77777777" w:rsidTr="44F79F81">
        <w:tc>
          <w:tcPr>
            <w:tcW w:w="900" w:type="dxa"/>
          </w:tcPr>
          <w:p w14:paraId="4FD45CB4" w14:textId="0F9FA62E" w:rsidR="3E2EF9B6" w:rsidRDefault="3E2EF9B6">
            <w:r>
              <w:t>4-7</w:t>
            </w:r>
          </w:p>
        </w:tc>
        <w:tc>
          <w:tcPr>
            <w:tcW w:w="620" w:type="dxa"/>
          </w:tcPr>
          <w:p w14:paraId="5391753D" w14:textId="087D8CF2" w:rsidR="3E2EF9B6" w:rsidRDefault="3E2EF9B6">
            <w:r>
              <w:t>10</w:t>
            </w:r>
          </w:p>
        </w:tc>
        <w:tc>
          <w:tcPr>
            <w:tcW w:w="900" w:type="dxa"/>
          </w:tcPr>
          <w:p w14:paraId="25A4B97B" w14:textId="015B73B6" w:rsidR="3E2EF9B6" w:rsidRDefault="3E2EF9B6">
            <w:r>
              <w:t>DATA</w:t>
            </w:r>
          </w:p>
        </w:tc>
        <w:tc>
          <w:tcPr>
            <w:tcW w:w="6940" w:type="dxa"/>
          </w:tcPr>
          <w:p w14:paraId="7AEE4094" w14:textId="7A395A7A" w:rsidR="3E2EF9B6" w:rsidRDefault="3E2EF9B6">
            <w:r>
              <w:t>Yes - which is why 4-1 needed a password</w:t>
            </w:r>
          </w:p>
        </w:tc>
      </w:tr>
      <w:tr w:rsidR="3E2EF9B6" w14:paraId="61109A61" w14:textId="77777777" w:rsidTr="44F79F81">
        <w:tc>
          <w:tcPr>
            <w:tcW w:w="900" w:type="dxa"/>
          </w:tcPr>
          <w:p w14:paraId="2AE54647" w14:textId="114EBAEF" w:rsidR="3E2EF9B6" w:rsidRDefault="3E2EF9B6">
            <w:r>
              <w:t>4-8</w:t>
            </w:r>
          </w:p>
        </w:tc>
        <w:tc>
          <w:tcPr>
            <w:tcW w:w="620" w:type="dxa"/>
          </w:tcPr>
          <w:p w14:paraId="4F1D192C" w14:textId="0A2CA1B3" w:rsidR="3E2EF9B6" w:rsidRDefault="3E2EF9B6">
            <w:r>
              <w:t>15</w:t>
            </w:r>
          </w:p>
        </w:tc>
        <w:tc>
          <w:tcPr>
            <w:tcW w:w="900" w:type="dxa"/>
          </w:tcPr>
          <w:p w14:paraId="40F2A2E6" w14:textId="030A8877" w:rsidR="3E2EF9B6" w:rsidRDefault="3E2EF9B6">
            <w:r>
              <w:t>DATA</w:t>
            </w:r>
          </w:p>
        </w:tc>
        <w:tc>
          <w:tcPr>
            <w:tcW w:w="6940" w:type="dxa"/>
          </w:tcPr>
          <w:p w14:paraId="64D3345D" w14:textId="7BE86F3B" w:rsidR="3E2EF9B6" w:rsidRDefault="3E2EF9B6">
            <w:r>
              <w:t>Any five of: Kakao Talk, Kik, Skype, Viber, WhatsApp, native Messages, Facebook, Instagram, Telegram, Twitter, Snapchat, Line. CANNOT AUTO-SCORE</w:t>
            </w:r>
          </w:p>
        </w:tc>
      </w:tr>
      <w:tr w:rsidR="3E2EF9B6" w14:paraId="73AE66E1" w14:textId="77777777" w:rsidTr="44F79F81">
        <w:tc>
          <w:tcPr>
            <w:tcW w:w="900" w:type="dxa"/>
          </w:tcPr>
          <w:p w14:paraId="3F3EB3E0" w14:textId="12FDCFB0" w:rsidR="3E2EF9B6" w:rsidRDefault="3E2EF9B6">
            <w:r>
              <w:t>4-9</w:t>
            </w:r>
          </w:p>
        </w:tc>
        <w:tc>
          <w:tcPr>
            <w:tcW w:w="620" w:type="dxa"/>
          </w:tcPr>
          <w:p w14:paraId="5B32E116" w14:textId="0BDBB674" w:rsidR="3E2EF9B6" w:rsidRDefault="3E2EF9B6">
            <w:r>
              <w:t>10</w:t>
            </w:r>
          </w:p>
        </w:tc>
        <w:tc>
          <w:tcPr>
            <w:tcW w:w="900" w:type="dxa"/>
          </w:tcPr>
          <w:p w14:paraId="7E36CD85" w14:textId="04B99D38" w:rsidR="3E2EF9B6" w:rsidRDefault="3E2EF9B6">
            <w:r>
              <w:t>DATA</w:t>
            </w:r>
          </w:p>
        </w:tc>
        <w:tc>
          <w:tcPr>
            <w:tcW w:w="6940" w:type="dxa"/>
          </w:tcPr>
          <w:p w14:paraId="31ADC487" w14:textId="7D9783FC" w:rsidR="3E2EF9B6" w:rsidRDefault="3E2EF9B6">
            <w:r>
              <w:t>Yes</w:t>
            </w:r>
          </w:p>
        </w:tc>
      </w:tr>
      <w:tr w:rsidR="3E2EF9B6" w14:paraId="6BD7158A" w14:textId="77777777" w:rsidTr="44F79F81">
        <w:tc>
          <w:tcPr>
            <w:tcW w:w="900" w:type="dxa"/>
          </w:tcPr>
          <w:p w14:paraId="75A30E88" w14:textId="14ACE471" w:rsidR="3E2EF9B6" w:rsidRDefault="3E2EF9B6">
            <w:r>
              <w:t>4-10</w:t>
            </w:r>
          </w:p>
        </w:tc>
        <w:tc>
          <w:tcPr>
            <w:tcW w:w="620" w:type="dxa"/>
          </w:tcPr>
          <w:p w14:paraId="5DD4B591" w14:textId="0D8ACB35" w:rsidR="3E2EF9B6" w:rsidRDefault="3E2EF9B6">
            <w:r>
              <w:t>10</w:t>
            </w:r>
          </w:p>
        </w:tc>
        <w:tc>
          <w:tcPr>
            <w:tcW w:w="900" w:type="dxa"/>
          </w:tcPr>
          <w:p w14:paraId="510398CE" w14:textId="0668B1F9" w:rsidR="3E2EF9B6" w:rsidRDefault="3E2EF9B6">
            <w:r>
              <w:t>DATA</w:t>
            </w:r>
          </w:p>
        </w:tc>
        <w:tc>
          <w:tcPr>
            <w:tcW w:w="6940" w:type="dxa"/>
          </w:tcPr>
          <w:p w14:paraId="20481AFC" w14:textId="7F4698BD" w:rsidR="3E2EF9B6" w:rsidRDefault="3E2EF9B6">
            <w:r>
              <w:t>Yes - the strongest PIR 3 answer in the section</w:t>
            </w:r>
          </w:p>
        </w:tc>
      </w:tr>
      <w:tr w:rsidR="3E2EF9B6" w14:paraId="7284805E" w14:textId="77777777" w:rsidTr="44F79F81">
        <w:tc>
          <w:tcPr>
            <w:tcW w:w="900" w:type="dxa"/>
          </w:tcPr>
          <w:p w14:paraId="192D5CE1" w14:textId="165BF932" w:rsidR="3E2EF9B6" w:rsidRDefault="3E2EF9B6">
            <w:r>
              <w:t>4-11</w:t>
            </w:r>
          </w:p>
        </w:tc>
        <w:tc>
          <w:tcPr>
            <w:tcW w:w="620" w:type="dxa"/>
          </w:tcPr>
          <w:p w14:paraId="37D841EA" w14:textId="0F39DFF6" w:rsidR="3E2EF9B6" w:rsidRDefault="3E2EF9B6">
            <w:r>
              <w:t>15</w:t>
            </w:r>
          </w:p>
        </w:tc>
        <w:tc>
          <w:tcPr>
            <w:tcW w:w="900" w:type="dxa"/>
          </w:tcPr>
          <w:p w14:paraId="23305BBE" w14:textId="0817C6BA" w:rsidR="3E2EF9B6" w:rsidRDefault="3E2EF9B6">
            <w:r>
              <w:t>DATA</w:t>
            </w:r>
          </w:p>
        </w:tc>
        <w:tc>
          <w:tcPr>
            <w:tcW w:w="6940" w:type="dxa"/>
          </w:tcPr>
          <w:p w14:paraId="1FFA9C0A" w14:textId="00F5AD7E" w:rsidR="3E2EF9B6" w:rsidRDefault="3E2EF9B6">
            <w:r>
              <w:t>+15092631653, Chuck Waggon, +15092166844, Bobby Smith, Doc Brown. CANNOT AUTO-SCORE</w:t>
            </w:r>
          </w:p>
        </w:tc>
      </w:tr>
      <w:tr w:rsidR="3E2EF9B6" w14:paraId="7ADEF256" w14:textId="77777777" w:rsidTr="44F79F81">
        <w:tc>
          <w:tcPr>
            <w:tcW w:w="900" w:type="dxa"/>
          </w:tcPr>
          <w:p w14:paraId="3EB96EAA" w14:textId="180B0DF3" w:rsidR="3E2EF9B6" w:rsidRDefault="3E2EF9B6">
            <w:r>
              <w:t>4-12</w:t>
            </w:r>
          </w:p>
        </w:tc>
        <w:tc>
          <w:tcPr>
            <w:tcW w:w="620" w:type="dxa"/>
          </w:tcPr>
          <w:p w14:paraId="23AC3FD1" w14:textId="10E8F4B7" w:rsidR="3E2EF9B6" w:rsidRDefault="3E2EF9B6">
            <w:r>
              <w:t>15</w:t>
            </w:r>
          </w:p>
        </w:tc>
        <w:tc>
          <w:tcPr>
            <w:tcW w:w="900" w:type="dxa"/>
          </w:tcPr>
          <w:p w14:paraId="34B82516" w14:textId="09C6DB7B" w:rsidR="3E2EF9B6" w:rsidRDefault="3E2EF9B6">
            <w:r>
              <w:t>DATA</w:t>
            </w:r>
          </w:p>
        </w:tc>
        <w:tc>
          <w:tcPr>
            <w:tcW w:w="6940" w:type="dxa"/>
          </w:tcPr>
          <w:p w14:paraId="58FE718F" w14:textId="02A4C23F" w:rsidR="3E2EF9B6" w:rsidRDefault="3E2EF9B6">
            <w:r>
              <w:t>Photos.sqlite</w:t>
            </w:r>
          </w:p>
        </w:tc>
      </w:tr>
      <w:tr w:rsidR="3E2EF9B6" w14:paraId="38249693" w14:textId="77777777" w:rsidTr="44F79F81">
        <w:tc>
          <w:tcPr>
            <w:tcW w:w="900" w:type="dxa"/>
          </w:tcPr>
          <w:p w14:paraId="26972CFE" w14:textId="19BA22B4" w:rsidR="3E2EF9B6" w:rsidRDefault="3E2EF9B6">
            <w:r>
              <w:t>4-13</w:t>
            </w:r>
          </w:p>
        </w:tc>
        <w:tc>
          <w:tcPr>
            <w:tcW w:w="620" w:type="dxa"/>
          </w:tcPr>
          <w:p w14:paraId="6F7B0336" w14:textId="12980978" w:rsidR="3E2EF9B6" w:rsidRDefault="3E2EF9B6">
            <w:r>
              <w:t>15</w:t>
            </w:r>
          </w:p>
        </w:tc>
        <w:tc>
          <w:tcPr>
            <w:tcW w:w="900" w:type="dxa"/>
          </w:tcPr>
          <w:p w14:paraId="6377FD08" w14:textId="0B75F03C" w:rsidR="3E2EF9B6" w:rsidRDefault="3E2EF9B6">
            <w:r>
              <w:t>DATA</w:t>
            </w:r>
          </w:p>
        </w:tc>
        <w:tc>
          <w:tcPr>
            <w:tcW w:w="6940" w:type="dxa"/>
          </w:tcPr>
          <w:p w14:paraId="2E9F217A" w14:textId="0453D700" w:rsidR="3E2EF9B6" w:rsidRDefault="3E2EF9B6">
            <w:r>
              <w:t>87 (searched items and contacts combined)</w:t>
            </w:r>
          </w:p>
        </w:tc>
      </w:tr>
      <w:tr w:rsidR="3E2EF9B6" w14:paraId="151A544A" w14:textId="77777777" w:rsidTr="44F79F81">
        <w:tc>
          <w:tcPr>
            <w:tcW w:w="900" w:type="dxa"/>
          </w:tcPr>
          <w:p w14:paraId="6F39699C" w14:textId="1B693775" w:rsidR="3E2EF9B6" w:rsidRDefault="3E2EF9B6">
            <w:r>
              <w:t>4-14</w:t>
            </w:r>
          </w:p>
        </w:tc>
        <w:tc>
          <w:tcPr>
            <w:tcW w:w="620" w:type="dxa"/>
          </w:tcPr>
          <w:p w14:paraId="6D169B3D" w14:textId="14471E39" w:rsidR="3E2EF9B6" w:rsidRDefault="3E2EF9B6">
            <w:r>
              <w:t>15</w:t>
            </w:r>
          </w:p>
        </w:tc>
        <w:tc>
          <w:tcPr>
            <w:tcW w:w="900" w:type="dxa"/>
          </w:tcPr>
          <w:p w14:paraId="791751BB" w14:textId="0D2504FD" w:rsidR="3E2EF9B6" w:rsidRDefault="3E2EF9B6">
            <w:r>
              <w:t>DATA</w:t>
            </w:r>
          </w:p>
        </w:tc>
        <w:tc>
          <w:tcPr>
            <w:tcW w:w="6940" w:type="dxa"/>
          </w:tcPr>
          <w:p w14:paraId="46DCDA9C" w14:textId="0602EBC1" w:rsidR="3E2EF9B6" w:rsidRDefault="3E2EF9B6">
            <w:r>
              <w:t xml:space="preserve">Yes </w:t>
            </w:r>
            <w:del w:id="201" w:author="Erik Adams" w:date="2026-09-17T21:12:00Z" w16du:dateUtc="2026-09-17T21:12:44Z">
              <w:r>
                <w:delText>- DUPLICATE of 4-26. Remove one and adjust the section total</w:delText>
              </w:r>
            </w:del>
          </w:p>
        </w:tc>
      </w:tr>
      <w:tr w:rsidR="3E2EF9B6" w14:paraId="550B05C7" w14:textId="77777777" w:rsidTr="44F79F81">
        <w:tc>
          <w:tcPr>
            <w:tcW w:w="900" w:type="dxa"/>
          </w:tcPr>
          <w:p w14:paraId="1006FD5D" w14:textId="1D184C36" w:rsidR="3E2EF9B6" w:rsidRDefault="3E2EF9B6">
            <w:r>
              <w:t>4-15</w:t>
            </w:r>
          </w:p>
        </w:tc>
        <w:tc>
          <w:tcPr>
            <w:tcW w:w="620" w:type="dxa"/>
          </w:tcPr>
          <w:p w14:paraId="46F4DA3C" w14:textId="15F632FA" w:rsidR="3E2EF9B6" w:rsidRDefault="3E2EF9B6">
            <w:r>
              <w:t>10</w:t>
            </w:r>
          </w:p>
        </w:tc>
        <w:tc>
          <w:tcPr>
            <w:tcW w:w="900" w:type="dxa"/>
          </w:tcPr>
          <w:p w14:paraId="436470C0" w14:textId="0ED419BE" w:rsidR="3E2EF9B6" w:rsidRDefault="3E2EF9B6">
            <w:r>
              <w:t>AUTO</w:t>
            </w:r>
          </w:p>
        </w:tc>
        <w:tc>
          <w:tcPr>
            <w:tcW w:w="6940" w:type="dxa"/>
          </w:tcPr>
          <w:p w14:paraId="29FF3B80" w14:textId="07B20082" w:rsidR="3E2EF9B6" w:rsidRDefault="3E2EF9B6">
            <w:r>
              <w:t>Tools &gt; Enrichment engines &gt; Media classification - long-running, start it early</w:t>
            </w:r>
          </w:p>
        </w:tc>
      </w:tr>
      <w:tr w:rsidR="3E2EF9B6" w14:paraId="10D6E98A" w14:textId="77777777" w:rsidTr="44F79F81">
        <w:tc>
          <w:tcPr>
            <w:tcW w:w="900" w:type="dxa"/>
          </w:tcPr>
          <w:p w14:paraId="5B3BF4CE" w14:textId="1EC760F7" w:rsidR="3E2EF9B6" w:rsidRDefault="3E2EF9B6">
            <w:r>
              <w:t>4-16</w:t>
            </w:r>
          </w:p>
        </w:tc>
        <w:tc>
          <w:tcPr>
            <w:tcW w:w="620" w:type="dxa"/>
          </w:tcPr>
          <w:p w14:paraId="53C78315" w14:textId="17A547BB" w:rsidR="3E2EF9B6" w:rsidRDefault="3E2EF9B6">
            <w:r>
              <w:t>10</w:t>
            </w:r>
          </w:p>
        </w:tc>
        <w:tc>
          <w:tcPr>
            <w:tcW w:w="900" w:type="dxa"/>
          </w:tcPr>
          <w:p w14:paraId="757ED25C" w14:textId="10832E7F" w:rsidR="3E2EF9B6" w:rsidRDefault="3E2EF9B6">
            <w:r>
              <w:t>AUTO</w:t>
            </w:r>
          </w:p>
        </w:tc>
        <w:tc>
          <w:tcPr>
            <w:tcW w:w="6940" w:type="dxa"/>
          </w:tcPr>
          <w:p w14:paraId="633C84F5" w14:textId="09611543" w:rsidR="3E2EF9B6" w:rsidRDefault="3E2EF9B6">
            <w:r>
              <w:t>Insights &gt; Media Classification</w:t>
            </w:r>
          </w:p>
        </w:tc>
      </w:tr>
      <w:tr w:rsidR="3E2EF9B6" w14:paraId="4C6BA0D6" w14:textId="77777777" w:rsidTr="44F79F81">
        <w:tc>
          <w:tcPr>
            <w:tcW w:w="900" w:type="dxa"/>
          </w:tcPr>
          <w:p w14:paraId="22E35AEC" w14:textId="207675B8" w:rsidR="3E2EF9B6" w:rsidRDefault="3E2EF9B6">
            <w:r>
              <w:t>4-17</w:t>
            </w:r>
          </w:p>
        </w:tc>
        <w:tc>
          <w:tcPr>
            <w:tcW w:w="620" w:type="dxa"/>
          </w:tcPr>
          <w:p w14:paraId="4EA60790" w14:textId="19545C7C" w:rsidR="3E2EF9B6" w:rsidRDefault="3E2EF9B6">
            <w:r>
              <w:t>10</w:t>
            </w:r>
          </w:p>
        </w:tc>
        <w:tc>
          <w:tcPr>
            <w:tcW w:w="900" w:type="dxa"/>
          </w:tcPr>
          <w:p w14:paraId="4CB22C6F" w14:textId="12324340" w:rsidR="3E2EF9B6" w:rsidRDefault="3E2EF9B6">
            <w:r>
              <w:t>DATA</w:t>
            </w:r>
          </w:p>
        </w:tc>
        <w:tc>
          <w:tcPr>
            <w:tcW w:w="6940" w:type="dxa"/>
          </w:tcPr>
          <w:p w14:paraId="457F6706" w14:textId="0B102A04" w:rsidR="3E2EF9B6" w:rsidRDefault="3E2EF9B6">
            <w:r>
              <w:t>33 - varies by version; a growing count means the run has not finished</w:t>
            </w:r>
          </w:p>
        </w:tc>
      </w:tr>
      <w:tr w:rsidR="3E2EF9B6" w14:paraId="676B4E3A" w14:textId="77777777" w:rsidTr="44F79F81">
        <w:tc>
          <w:tcPr>
            <w:tcW w:w="900" w:type="dxa"/>
          </w:tcPr>
          <w:p w14:paraId="2F40C03B" w14:textId="22258A79" w:rsidR="3E2EF9B6" w:rsidRDefault="3E2EF9B6">
            <w:r>
              <w:t>4-18</w:t>
            </w:r>
          </w:p>
        </w:tc>
        <w:tc>
          <w:tcPr>
            <w:tcW w:w="620" w:type="dxa"/>
          </w:tcPr>
          <w:p w14:paraId="20340182" w14:textId="1B03713D" w:rsidR="3E2EF9B6" w:rsidRDefault="3E2EF9B6">
            <w:r>
              <w:t>15</w:t>
            </w:r>
          </w:p>
        </w:tc>
        <w:tc>
          <w:tcPr>
            <w:tcW w:w="900" w:type="dxa"/>
          </w:tcPr>
          <w:p w14:paraId="2A971AA8" w14:textId="13E15801" w:rsidR="3E2EF9B6" w:rsidRDefault="3E2EF9B6">
            <w:r>
              <w:t>RUBRIC</w:t>
            </w:r>
          </w:p>
        </w:tc>
        <w:tc>
          <w:tcPr>
            <w:tcW w:w="6940" w:type="dxa"/>
          </w:tcPr>
          <w:p w14:paraId="241A977D" w14:textId="0CBF3EC5" w:rsidR="3E2EF9B6" w:rsidRDefault="3E2EF9B6">
            <w:r>
              <w:t>Full credit: two specific named items + a plausible classifier rationale + a stated exclusion decision. Partial where items are named but the error is not explained. Nothing for 'there were false positives'</w:t>
            </w:r>
          </w:p>
        </w:tc>
      </w:tr>
      <w:tr w:rsidR="3E2EF9B6" w14:paraId="544E8915" w14:textId="77777777" w:rsidTr="44F79F81">
        <w:tc>
          <w:tcPr>
            <w:tcW w:w="900" w:type="dxa"/>
          </w:tcPr>
          <w:p w14:paraId="31865738" w14:textId="23D49F3A" w:rsidR="3E2EF9B6" w:rsidRDefault="3E2EF9B6">
            <w:r>
              <w:t>4-19</w:t>
            </w:r>
          </w:p>
        </w:tc>
        <w:tc>
          <w:tcPr>
            <w:tcW w:w="620" w:type="dxa"/>
          </w:tcPr>
          <w:p w14:paraId="5DE700A2" w14:textId="1CB285FE" w:rsidR="3E2EF9B6" w:rsidRDefault="3E2EF9B6">
            <w:r>
              <w:t>10</w:t>
            </w:r>
          </w:p>
        </w:tc>
        <w:tc>
          <w:tcPr>
            <w:tcW w:w="900" w:type="dxa"/>
          </w:tcPr>
          <w:p w14:paraId="28C3964E" w14:textId="15906CC2" w:rsidR="3E2EF9B6" w:rsidRDefault="3E2EF9B6">
            <w:r>
              <w:t>AUTO</w:t>
            </w:r>
          </w:p>
        </w:tc>
        <w:tc>
          <w:tcPr>
            <w:tcW w:w="6940" w:type="dxa"/>
          </w:tcPr>
          <w:p w14:paraId="290F694A" w14:textId="0E6E5386" w:rsidR="3E2EF9B6" w:rsidRDefault="3E2EF9B6">
            <w:r>
              <w:t>Visited, Point of Interest and Media. Predicted is the trap</w:t>
            </w:r>
          </w:p>
        </w:tc>
      </w:tr>
      <w:tr w:rsidR="3E2EF9B6" w14:paraId="207A9E58" w14:textId="77777777" w:rsidTr="44F79F81">
        <w:tc>
          <w:tcPr>
            <w:tcW w:w="900" w:type="dxa"/>
          </w:tcPr>
          <w:p w14:paraId="3BB4E76F" w14:textId="2583B3FB" w:rsidR="3E2EF9B6" w:rsidRDefault="3E2EF9B6">
            <w:r>
              <w:t>4-20</w:t>
            </w:r>
          </w:p>
        </w:tc>
        <w:tc>
          <w:tcPr>
            <w:tcW w:w="620" w:type="dxa"/>
          </w:tcPr>
          <w:p w14:paraId="7135E770" w14:textId="1E619ABF" w:rsidR="3E2EF9B6" w:rsidRDefault="3E2EF9B6">
            <w:r>
              <w:t>10</w:t>
            </w:r>
          </w:p>
        </w:tc>
        <w:tc>
          <w:tcPr>
            <w:tcW w:w="900" w:type="dxa"/>
          </w:tcPr>
          <w:p w14:paraId="75360FBB" w14:textId="173F8183" w:rsidR="3E2EF9B6" w:rsidRDefault="3E2EF9B6">
            <w:r>
              <w:t>AUTO</w:t>
            </w:r>
          </w:p>
        </w:tc>
        <w:tc>
          <w:tcPr>
            <w:tcW w:w="6940" w:type="dxa"/>
          </w:tcPr>
          <w:p w14:paraId="4F982106" w14:textId="101D6847" w:rsidR="3E2EF9B6" w:rsidRDefault="3E2EF9B6">
            <w:r>
              <w:t>KML (accept .kml, 'KML (locations)')</w:t>
            </w:r>
          </w:p>
        </w:tc>
      </w:tr>
      <w:tr w:rsidR="3E2EF9B6" w14:paraId="74919E34" w14:textId="77777777" w:rsidTr="44F79F81">
        <w:tc>
          <w:tcPr>
            <w:tcW w:w="900" w:type="dxa"/>
          </w:tcPr>
          <w:p w14:paraId="153AE61F" w14:textId="2732C8BC" w:rsidR="3E2EF9B6" w:rsidRDefault="3E2EF9B6">
            <w:r>
              <w:t>4-21</w:t>
            </w:r>
          </w:p>
        </w:tc>
        <w:tc>
          <w:tcPr>
            <w:tcW w:w="620" w:type="dxa"/>
          </w:tcPr>
          <w:p w14:paraId="73B49442" w14:textId="2010AF80" w:rsidR="3E2EF9B6" w:rsidRDefault="3E2EF9B6">
            <w:r>
              <w:t>10</w:t>
            </w:r>
          </w:p>
        </w:tc>
        <w:tc>
          <w:tcPr>
            <w:tcW w:w="900" w:type="dxa"/>
          </w:tcPr>
          <w:p w14:paraId="223A0CF8" w14:textId="18EE9644" w:rsidR="3E2EF9B6" w:rsidRDefault="3E2EF9B6">
            <w:r>
              <w:t>AUTO</w:t>
            </w:r>
          </w:p>
        </w:tc>
        <w:tc>
          <w:tcPr>
            <w:tcW w:w="6940" w:type="dxa"/>
          </w:tcPr>
          <w:p w14:paraId="19C2B25F" w14:textId="11CC7D08" w:rsidR="3E2EF9B6" w:rsidRDefault="3E2EF9B6">
            <w:r>
              <w:t>As initial indicators only; findings are not fully validated and require verification</w:t>
            </w:r>
          </w:p>
        </w:tc>
      </w:tr>
      <w:tr w:rsidR="3E2EF9B6" w14:paraId="7184006E" w14:textId="77777777" w:rsidTr="44F79F81">
        <w:tc>
          <w:tcPr>
            <w:tcW w:w="900" w:type="dxa"/>
          </w:tcPr>
          <w:p w14:paraId="4DA5DC80" w14:textId="28E1DD7D" w:rsidR="3E2EF9B6" w:rsidRDefault="3E2EF9B6">
            <w:r>
              <w:t>4-22</w:t>
            </w:r>
          </w:p>
        </w:tc>
        <w:tc>
          <w:tcPr>
            <w:tcW w:w="620" w:type="dxa"/>
          </w:tcPr>
          <w:p w14:paraId="21AD0438" w14:textId="21BFC441" w:rsidR="3E2EF9B6" w:rsidRDefault="3E2EF9B6">
            <w:r>
              <w:t>15</w:t>
            </w:r>
          </w:p>
        </w:tc>
        <w:tc>
          <w:tcPr>
            <w:tcW w:w="900" w:type="dxa"/>
          </w:tcPr>
          <w:p w14:paraId="45E9F123" w14:textId="1A9DAB05" w:rsidR="3E2EF9B6" w:rsidRDefault="3E2EF9B6">
            <w:r>
              <w:t>DATA</w:t>
            </w:r>
          </w:p>
        </w:tc>
        <w:tc>
          <w:tcPr>
            <w:tcW w:w="6940" w:type="dxa"/>
          </w:tcPr>
          <w:p w14:paraId="683A4995" w14:textId="137B91C9" w:rsidR="3E2EF9B6" w:rsidRDefault="3E2EF9B6">
            <w:r>
              <w:t>Varies across the available chat applications. Run AppGenie once yourself and record acceptable answers. CANNOT AUTO-SCORE</w:t>
            </w:r>
          </w:p>
        </w:tc>
      </w:tr>
      <w:tr w:rsidR="3E2EF9B6" w14:paraId="42E413CC" w14:textId="77777777" w:rsidTr="44F79F81">
        <w:tc>
          <w:tcPr>
            <w:tcW w:w="900" w:type="dxa"/>
          </w:tcPr>
          <w:p w14:paraId="5C89C016" w14:textId="2A90F23E" w:rsidR="3E2EF9B6" w:rsidRDefault="3E2EF9B6">
            <w:r>
              <w:t>4-23</w:t>
            </w:r>
          </w:p>
        </w:tc>
        <w:tc>
          <w:tcPr>
            <w:tcW w:w="620" w:type="dxa"/>
          </w:tcPr>
          <w:p w14:paraId="1733300F" w14:textId="236ED902" w:rsidR="3E2EF9B6" w:rsidRDefault="3E2EF9B6">
            <w:r>
              <w:t>10</w:t>
            </w:r>
          </w:p>
        </w:tc>
        <w:tc>
          <w:tcPr>
            <w:tcW w:w="900" w:type="dxa"/>
          </w:tcPr>
          <w:p w14:paraId="6A62EB10" w14:textId="1C4CBFC6" w:rsidR="3E2EF9B6" w:rsidRDefault="3E2EF9B6">
            <w:r>
              <w:t>AUTO</w:t>
            </w:r>
          </w:p>
        </w:tc>
        <w:tc>
          <w:tcPr>
            <w:tcW w:w="6940" w:type="dxa"/>
          </w:tcPr>
          <w:p w14:paraId="41DFA3C9" w14:textId="152AA68A" w:rsidR="3E2EF9B6" w:rsidRDefault="3E2EF9B6">
            <w:r>
              <w:t>LGA (LaGuardia) - found by global search on the term 'Land'</w:t>
            </w:r>
          </w:p>
        </w:tc>
      </w:tr>
      <w:tr w:rsidR="3E2EF9B6" w14:paraId="493A84D1" w14:textId="77777777" w:rsidTr="44F79F81">
        <w:tc>
          <w:tcPr>
            <w:tcW w:w="900" w:type="dxa"/>
          </w:tcPr>
          <w:p w14:paraId="4EEC9EC1" w14:textId="2C4006FF" w:rsidR="3E2EF9B6" w:rsidRDefault="3E2EF9B6">
            <w:r>
              <w:t>4-24</w:t>
            </w:r>
          </w:p>
        </w:tc>
        <w:tc>
          <w:tcPr>
            <w:tcW w:w="620" w:type="dxa"/>
          </w:tcPr>
          <w:p w14:paraId="2716884C" w14:textId="251DEDC3" w:rsidR="3E2EF9B6" w:rsidRDefault="3E2EF9B6">
            <w:r>
              <w:t>10</w:t>
            </w:r>
          </w:p>
        </w:tc>
        <w:tc>
          <w:tcPr>
            <w:tcW w:w="900" w:type="dxa"/>
          </w:tcPr>
          <w:p w14:paraId="37963D97" w14:textId="1DFBD487" w:rsidR="3E2EF9B6" w:rsidRDefault="3E2EF9B6">
            <w:r>
              <w:t>DATA</w:t>
            </w:r>
          </w:p>
        </w:tc>
        <w:tc>
          <w:tcPr>
            <w:tcW w:w="6940" w:type="dxa"/>
          </w:tcPr>
          <w:p w14:paraId="4E85A154" w14:textId="16D9BB4B" w:rsidR="3E2EF9B6" w:rsidRDefault="3E2EF9B6">
            <w:r>
              <w:t>Yes - mtnarco17</w:t>
            </w:r>
          </w:p>
        </w:tc>
      </w:tr>
      <w:tr w:rsidR="3E2EF9B6" w14:paraId="5DC51A5D" w14:textId="77777777" w:rsidTr="44F79F81">
        <w:tc>
          <w:tcPr>
            <w:tcW w:w="900" w:type="dxa"/>
          </w:tcPr>
          <w:p w14:paraId="26988806" w14:textId="2DEF1BC0" w:rsidR="3E2EF9B6" w:rsidRDefault="3E2EF9B6">
            <w:r>
              <w:t>4-25</w:t>
            </w:r>
          </w:p>
        </w:tc>
        <w:tc>
          <w:tcPr>
            <w:tcW w:w="620" w:type="dxa"/>
          </w:tcPr>
          <w:p w14:paraId="4B5A61B9" w14:textId="26CD0284" w:rsidR="3E2EF9B6" w:rsidRDefault="3E2EF9B6">
            <w:r>
              <w:t>10</w:t>
            </w:r>
          </w:p>
        </w:tc>
        <w:tc>
          <w:tcPr>
            <w:tcW w:w="900" w:type="dxa"/>
          </w:tcPr>
          <w:p w14:paraId="6E2EF4E2" w14:textId="1FAAE948" w:rsidR="3E2EF9B6" w:rsidRDefault="3E2EF9B6">
            <w:r>
              <w:t>AUTO</w:t>
            </w:r>
          </w:p>
        </w:tc>
        <w:tc>
          <w:tcPr>
            <w:tcW w:w="6940" w:type="dxa"/>
          </w:tcPr>
          <w:p w14:paraId="633173B2" w14:textId="1888D00C" w:rsidR="3E2EF9B6" w:rsidRDefault="3E2EF9B6">
            <w:r>
              <w:t>Chuck Waggon - already a top-five party and already landing at LGA</w:t>
            </w:r>
          </w:p>
        </w:tc>
      </w:tr>
      <w:tr w:rsidR="3E2EF9B6" w14:paraId="78E1A047" w14:textId="77777777" w:rsidTr="44F79F81">
        <w:tc>
          <w:tcPr>
            <w:tcW w:w="900" w:type="dxa"/>
          </w:tcPr>
          <w:p w14:paraId="7B5D9FB0" w14:textId="2F9E3081" w:rsidR="3E2EF9B6" w:rsidRDefault="3E2EF9B6">
            <w:r>
              <w:t>4-26</w:t>
            </w:r>
          </w:p>
        </w:tc>
        <w:tc>
          <w:tcPr>
            <w:tcW w:w="620" w:type="dxa"/>
          </w:tcPr>
          <w:p w14:paraId="523B5A31" w14:textId="287C1745" w:rsidR="3E2EF9B6" w:rsidRDefault="3E2EF9B6">
            <w:r>
              <w:t>10</w:t>
            </w:r>
          </w:p>
        </w:tc>
        <w:tc>
          <w:tcPr>
            <w:tcW w:w="900" w:type="dxa"/>
          </w:tcPr>
          <w:p w14:paraId="5C1B7C7E" w14:textId="2159FE09" w:rsidR="3E2EF9B6" w:rsidRDefault="3E2EF9B6">
            <w:r>
              <w:t>AUTO</w:t>
            </w:r>
          </w:p>
        </w:tc>
        <w:tc>
          <w:tcPr>
            <w:tcW w:w="6940" w:type="dxa"/>
          </w:tcPr>
          <w:p w14:paraId="57A73892" w14:textId="1A37E4CD" w:rsidR="3E2EF9B6" w:rsidRDefault="3E2EF9B6">
            <w:r>
              <w:t xml:space="preserve">Yes </w:t>
            </w:r>
            <w:del w:id="202" w:author="Erik Adams" w:date="2026-09-17T21:12:00Z" w16du:dateUtc="2026-09-17T21:12:12Z">
              <w:r>
                <w:delText>- DUPLICATE of 4-14</w:delText>
              </w:r>
            </w:del>
          </w:p>
        </w:tc>
      </w:tr>
      <w:tr w:rsidR="3E2EF9B6" w14:paraId="1BA4256D" w14:textId="77777777" w:rsidTr="44F79F81">
        <w:tc>
          <w:tcPr>
            <w:tcW w:w="900" w:type="dxa"/>
          </w:tcPr>
          <w:p w14:paraId="7CA86A62" w14:textId="314D4542" w:rsidR="3E2EF9B6" w:rsidRDefault="3E2EF9B6">
            <w:r>
              <w:t>4-27</w:t>
            </w:r>
          </w:p>
        </w:tc>
        <w:tc>
          <w:tcPr>
            <w:tcW w:w="620" w:type="dxa"/>
          </w:tcPr>
          <w:p w14:paraId="3F3F1300" w14:textId="2A2B2C06" w:rsidR="3E2EF9B6" w:rsidRDefault="3E2EF9B6">
            <w:r>
              <w:t>10</w:t>
            </w:r>
          </w:p>
        </w:tc>
        <w:tc>
          <w:tcPr>
            <w:tcW w:w="900" w:type="dxa"/>
          </w:tcPr>
          <w:p w14:paraId="33C8C5B5" w14:textId="230912CA" w:rsidR="3E2EF9B6" w:rsidRDefault="3E2EF9B6">
            <w:r>
              <w:t>AUTO</w:t>
            </w:r>
          </w:p>
        </w:tc>
        <w:tc>
          <w:tcPr>
            <w:tcW w:w="6940" w:type="dxa"/>
          </w:tcPr>
          <w:p w14:paraId="15E0016D" w14:textId="1BE6F98E" w:rsidR="3E2EF9B6" w:rsidRDefault="3E2EF9B6">
            <w:r>
              <w:t>No - the only negative answer in the exercise. Students guess Yes from pattern. Worth a debrief mention</w:t>
            </w:r>
          </w:p>
        </w:tc>
      </w:tr>
    </w:tbl>
    <w:p w14:paraId="66AA65E7" w14:textId="5C07AEE0" w:rsidR="3E2EF9B6" w:rsidRDefault="3E2EF9B6" w:rsidP="3E2EF9B6">
      <w:pPr>
        <w:pStyle w:val="Heading2"/>
      </w:pPr>
      <w:bookmarkStart w:id="203" w:name="_Toc240371107"/>
      <w:bookmarkStart w:id="204" w:name="_Toc240371385"/>
      <w:r>
        <w:t>Section 5 - Dissemination and the Commander's Brief (11 flags, 150 points)</w:t>
      </w:r>
      <w:bookmarkEnd w:id="203"/>
      <w:bookmarkEnd w:id="204"/>
    </w:p>
    <w:tbl>
      <w:tblPr>
        <w:tblStyle w:val="TableGrid"/>
        <w:tblW w:w="0" w:type="auto"/>
        <w:tblLook w:val="0000" w:firstRow="0" w:lastRow="0" w:firstColumn="0" w:lastColumn="0" w:noHBand="0" w:noVBand="0"/>
      </w:tblPr>
      <w:tblGrid>
        <w:gridCol w:w="859"/>
        <w:gridCol w:w="604"/>
        <w:gridCol w:w="962"/>
        <w:gridCol w:w="6205"/>
      </w:tblGrid>
      <w:tr w:rsidR="3E2EF9B6" w14:paraId="6744047F" w14:textId="77777777" w:rsidTr="44F79F81">
        <w:trPr>
          <w:tblHeader/>
        </w:trPr>
        <w:tc>
          <w:tcPr>
            <w:tcW w:w="900" w:type="dxa"/>
          </w:tcPr>
          <w:p w14:paraId="5C1EDE9D" w14:textId="4A11BA78" w:rsidR="3E2EF9B6" w:rsidRDefault="3E2EF9B6">
            <w:r>
              <w:t>Flag</w:t>
            </w:r>
          </w:p>
        </w:tc>
        <w:tc>
          <w:tcPr>
            <w:tcW w:w="620" w:type="dxa"/>
          </w:tcPr>
          <w:p w14:paraId="30778A7C" w14:textId="42EFA13C" w:rsidR="3E2EF9B6" w:rsidRDefault="3E2EF9B6">
            <w:r>
              <w:t>Pts</w:t>
            </w:r>
          </w:p>
        </w:tc>
        <w:tc>
          <w:tcPr>
            <w:tcW w:w="900" w:type="dxa"/>
          </w:tcPr>
          <w:p w14:paraId="356474C2" w14:textId="3BCD8800" w:rsidR="3E2EF9B6" w:rsidRDefault="3E2EF9B6">
            <w:r>
              <w:t>Key</w:t>
            </w:r>
          </w:p>
        </w:tc>
        <w:tc>
          <w:tcPr>
            <w:tcW w:w="6940" w:type="dxa"/>
          </w:tcPr>
          <w:p w14:paraId="6BA0ABA6" w14:textId="34AB6EC4" w:rsidR="3E2EF9B6" w:rsidRDefault="3E2EF9B6">
            <w:r>
              <w:t>Answer</w:t>
            </w:r>
          </w:p>
        </w:tc>
      </w:tr>
      <w:tr w:rsidR="3E2EF9B6" w14:paraId="6466A20E" w14:textId="77777777" w:rsidTr="44F79F81">
        <w:tc>
          <w:tcPr>
            <w:tcW w:w="900" w:type="dxa"/>
          </w:tcPr>
          <w:p w14:paraId="632C8C9A" w14:textId="4BC0CF39" w:rsidR="3E2EF9B6" w:rsidRDefault="3E2EF9B6">
            <w:r>
              <w:t>5-1</w:t>
            </w:r>
          </w:p>
        </w:tc>
        <w:tc>
          <w:tcPr>
            <w:tcW w:w="620" w:type="dxa"/>
          </w:tcPr>
          <w:p w14:paraId="2965896B" w14:textId="449EB5FD" w:rsidR="3E2EF9B6" w:rsidRDefault="3E2EF9B6">
            <w:r>
              <w:t>10</w:t>
            </w:r>
          </w:p>
        </w:tc>
        <w:tc>
          <w:tcPr>
            <w:tcW w:w="900" w:type="dxa"/>
          </w:tcPr>
          <w:p w14:paraId="1D0EE935" w14:textId="3D7C9CC1" w:rsidR="3E2EF9B6" w:rsidRDefault="3E2EF9B6">
            <w:r>
              <w:t>AUTO</w:t>
            </w:r>
          </w:p>
        </w:tc>
        <w:tc>
          <w:tcPr>
            <w:tcW w:w="6940" w:type="dxa"/>
          </w:tcPr>
          <w:p w14:paraId="1D7E13E9" w14:textId="365A8385" w:rsidR="3E2EF9B6" w:rsidRDefault="3E2EF9B6">
            <w:r>
              <w:t>Excel, PDF and Word. HTML and XML have no protection mechanism</w:t>
            </w:r>
          </w:p>
        </w:tc>
      </w:tr>
      <w:tr w:rsidR="3E2EF9B6" w14:paraId="43D9B273" w14:textId="77777777" w:rsidTr="44F79F81">
        <w:tc>
          <w:tcPr>
            <w:tcW w:w="900" w:type="dxa"/>
          </w:tcPr>
          <w:p w14:paraId="1380C099" w14:textId="4D6FE3FA" w:rsidR="3E2EF9B6" w:rsidRDefault="3E2EF9B6">
            <w:r>
              <w:t>5-2</w:t>
            </w:r>
          </w:p>
        </w:tc>
        <w:tc>
          <w:tcPr>
            <w:tcW w:w="620" w:type="dxa"/>
          </w:tcPr>
          <w:p w14:paraId="250BC026" w14:textId="464DCABE" w:rsidR="3E2EF9B6" w:rsidRDefault="3E2EF9B6">
            <w:r>
              <w:t>10</w:t>
            </w:r>
          </w:p>
        </w:tc>
        <w:tc>
          <w:tcPr>
            <w:tcW w:w="900" w:type="dxa"/>
          </w:tcPr>
          <w:p w14:paraId="43D11E1C" w14:textId="3F2BB182" w:rsidR="3E2EF9B6" w:rsidRDefault="3E2EF9B6">
            <w:r>
              <w:t>AUTO</w:t>
            </w:r>
          </w:p>
        </w:tc>
        <w:tc>
          <w:tcPr>
            <w:tcW w:w="6940" w:type="dxa"/>
          </w:tcPr>
          <w:p w14:paraId="2D874197" w14:textId="38099846" w:rsidR="3E2EF9B6" w:rsidRDefault="3E2EF9B6">
            <w:r>
              <w:t>AES (accept AES with CBC)</w:t>
            </w:r>
          </w:p>
        </w:tc>
      </w:tr>
      <w:tr w:rsidR="3E2EF9B6" w14:paraId="29C3F95B" w14:textId="77777777" w:rsidTr="44F79F81">
        <w:tc>
          <w:tcPr>
            <w:tcW w:w="900" w:type="dxa"/>
          </w:tcPr>
          <w:p w14:paraId="20DB37F2" w14:textId="4F1EF8BB" w:rsidR="3E2EF9B6" w:rsidRDefault="3E2EF9B6">
            <w:r>
              <w:t>5-3</w:t>
            </w:r>
          </w:p>
        </w:tc>
        <w:tc>
          <w:tcPr>
            <w:tcW w:w="620" w:type="dxa"/>
          </w:tcPr>
          <w:p w14:paraId="6A1FCD13" w14:textId="47FCDF7F" w:rsidR="3E2EF9B6" w:rsidRDefault="3E2EF9B6">
            <w:r>
              <w:t>10</w:t>
            </w:r>
          </w:p>
        </w:tc>
        <w:tc>
          <w:tcPr>
            <w:tcW w:w="900" w:type="dxa"/>
          </w:tcPr>
          <w:p w14:paraId="6AC88CEF" w14:textId="40DAC643" w:rsidR="3E2EF9B6" w:rsidRDefault="3E2EF9B6">
            <w:r>
              <w:t>AUTO</w:t>
            </w:r>
          </w:p>
        </w:tc>
        <w:tc>
          <w:tcPr>
            <w:tcW w:w="6940" w:type="dxa"/>
          </w:tcPr>
          <w:p w14:paraId="7BD61463" w14:textId="39B8AD07" w:rsidR="3E2EF9B6" w:rsidRDefault="3E2EF9B6">
            <w:r>
              <w:t>Cellebrite Reader, a free portable application with most analytical features removed</w:t>
            </w:r>
          </w:p>
        </w:tc>
      </w:tr>
      <w:tr w:rsidR="3E2EF9B6" w14:paraId="5A511468" w14:textId="77777777" w:rsidTr="44F79F81">
        <w:tc>
          <w:tcPr>
            <w:tcW w:w="900" w:type="dxa"/>
          </w:tcPr>
          <w:p w14:paraId="56BA051D" w14:textId="50CE0D7C" w:rsidR="3E2EF9B6" w:rsidRDefault="3E2EF9B6">
            <w:r>
              <w:t>5-4</w:t>
            </w:r>
          </w:p>
        </w:tc>
        <w:tc>
          <w:tcPr>
            <w:tcW w:w="620" w:type="dxa"/>
          </w:tcPr>
          <w:p w14:paraId="22A017FA" w14:textId="49ABF440" w:rsidR="3E2EF9B6" w:rsidRDefault="3E2EF9B6">
            <w:r>
              <w:t>10</w:t>
            </w:r>
          </w:p>
        </w:tc>
        <w:tc>
          <w:tcPr>
            <w:tcW w:w="900" w:type="dxa"/>
          </w:tcPr>
          <w:p w14:paraId="324B22EA" w14:textId="4289DB04" w:rsidR="3E2EF9B6" w:rsidRDefault="3E2EF9B6">
            <w:r>
              <w:t>AUTO</w:t>
            </w:r>
          </w:p>
        </w:tc>
        <w:tc>
          <w:tcPr>
            <w:tcW w:w="6940" w:type="dxa"/>
          </w:tcPr>
          <w:p w14:paraId="51FC3803" w14:textId="3B67C1C8" w:rsidR="3E2EF9B6" w:rsidRDefault="3E2EF9B6">
            <w:r>
              <w:t>Pathfinder</w:t>
            </w:r>
          </w:p>
        </w:tc>
      </w:tr>
      <w:tr w:rsidR="3E2EF9B6" w14:paraId="6133DE13" w14:textId="77777777" w:rsidTr="44F79F81">
        <w:tc>
          <w:tcPr>
            <w:tcW w:w="900" w:type="dxa"/>
          </w:tcPr>
          <w:p w14:paraId="30433D94" w14:textId="527D223D" w:rsidR="3E2EF9B6" w:rsidRDefault="3E2EF9B6">
            <w:r>
              <w:t>5-5</w:t>
            </w:r>
          </w:p>
        </w:tc>
        <w:tc>
          <w:tcPr>
            <w:tcW w:w="620" w:type="dxa"/>
          </w:tcPr>
          <w:p w14:paraId="504F0C3F" w14:textId="4B5B0901" w:rsidR="3E2EF9B6" w:rsidRDefault="3E2EF9B6">
            <w:r>
              <w:t>10</w:t>
            </w:r>
          </w:p>
        </w:tc>
        <w:tc>
          <w:tcPr>
            <w:tcW w:w="900" w:type="dxa"/>
          </w:tcPr>
          <w:p w14:paraId="18D57745" w14:textId="4438EFC5" w:rsidR="3E2EF9B6" w:rsidRDefault="3E2EF9B6">
            <w:r>
              <w:t>AUTO</w:t>
            </w:r>
          </w:p>
        </w:tc>
        <w:tc>
          <w:tcPr>
            <w:tcW w:w="6940" w:type="dxa"/>
          </w:tcPr>
          <w:p w14:paraId="2011718B" w14:textId="3D16D689" w:rsidR="3E2EF9B6" w:rsidRDefault="3E2EF9B6">
            <w:r>
              <w:t>Preliminary Device Report</w:t>
            </w:r>
          </w:p>
        </w:tc>
      </w:tr>
      <w:tr w:rsidR="3E2EF9B6" w14:paraId="392C32F6" w14:textId="77777777" w:rsidTr="44F79F81">
        <w:tc>
          <w:tcPr>
            <w:tcW w:w="900" w:type="dxa"/>
          </w:tcPr>
          <w:p w14:paraId="7E42F685" w14:textId="542C36FE" w:rsidR="3E2EF9B6" w:rsidRDefault="3E2EF9B6">
            <w:r>
              <w:t>5-6</w:t>
            </w:r>
          </w:p>
        </w:tc>
        <w:tc>
          <w:tcPr>
            <w:tcW w:w="620" w:type="dxa"/>
          </w:tcPr>
          <w:p w14:paraId="56905717" w14:textId="4D0A1DC2" w:rsidR="3E2EF9B6" w:rsidRDefault="3E2EF9B6">
            <w:r>
              <w:t>10</w:t>
            </w:r>
          </w:p>
        </w:tc>
        <w:tc>
          <w:tcPr>
            <w:tcW w:w="900" w:type="dxa"/>
          </w:tcPr>
          <w:p w14:paraId="64AAE386" w14:textId="45E80486" w:rsidR="3E2EF9B6" w:rsidRDefault="3E2EF9B6">
            <w:r>
              <w:t>AUTO</w:t>
            </w:r>
          </w:p>
        </w:tc>
        <w:tc>
          <w:tcPr>
            <w:tcW w:w="6940" w:type="dxa"/>
          </w:tcPr>
          <w:p w14:paraId="346A5C1F" w14:textId="3EC5EB4A" w:rsidR="3E2EF9B6" w:rsidRDefault="3E2EF9B6">
            <w:r>
              <w:t>An exploitation report documents artifacts recovered but gives no operational context or chronology; an intelligence report is an analyst narrative with timeline, authority, tools used and conclusions</w:t>
            </w:r>
          </w:p>
        </w:tc>
      </w:tr>
      <w:tr w:rsidR="3E2EF9B6" w14:paraId="744D256F" w14:textId="77777777" w:rsidTr="44F79F81">
        <w:tc>
          <w:tcPr>
            <w:tcW w:w="900" w:type="dxa"/>
          </w:tcPr>
          <w:p w14:paraId="53A64120" w14:textId="55DB4BBF" w:rsidR="3E2EF9B6" w:rsidRDefault="3E2EF9B6">
            <w:r>
              <w:t>5-7</w:t>
            </w:r>
          </w:p>
        </w:tc>
        <w:tc>
          <w:tcPr>
            <w:tcW w:w="620" w:type="dxa"/>
          </w:tcPr>
          <w:p w14:paraId="2F40BA2E" w14:textId="4EB93283" w:rsidR="3E2EF9B6" w:rsidRDefault="3E2EF9B6">
            <w:r>
              <w:t>10</w:t>
            </w:r>
          </w:p>
        </w:tc>
        <w:tc>
          <w:tcPr>
            <w:tcW w:w="900" w:type="dxa"/>
          </w:tcPr>
          <w:p w14:paraId="5E1B4B22" w14:textId="47971947" w:rsidR="3E2EF9B6" w:rsidRDefault="3E2EF9B6">
            <w:r>
              <w:t>AUTO</w:t>
            </w:r>
          </w:p>
        </w:tc>
        <w:tc>
          <w:tcPr>
            <w:tcW w:w="6940" w:type="dxa"/>
          </w:tcPr>
          <w:p w14:paraId="1408925E" w14:textId="4075000B" w:rsidR="3E2EF9B6" w:rsidRDefault="3E2EF9B6">
            <w:r>
              <w:t>Make and model; powered state; IMEI/MEID; network isolation steps. Retail value is the trap</w:t>
            </w:r>
          </w:p>
        </w:tc>
      </w:tr>
      <w:tr w:rsidR="3E2EF9B6" w14:paraId="1873C07F" w14:textId="77777777" w:rsidTr="44F79F81">
        <w:tc>
          <w:tcPr>
            <w:tcW w:w="900" w:type="dxa"/>
          </w:tcPr>
          <w:p w14:paraId="294E54DE" w14:textId="578A6080" w:rsidR="3E2EF9B6" w:rsidRDefault="3E2EF9B6">
            <w:r>
              <w:t>5-8</w:t>
            </w:r>
          </w:p>
        </w:tc>
        <w:tc>
          <w:tcPr>
            <w:tcW w:w="620" w:type="dxa"/>
          </w:tcPr>
          <w:p w14:paraId="557FF0A8" w14:textId="50684744" w:rsidR="3E2EF9B6" w:rsidRDefault="3E2EF9B6">
            <w:r>
              <w:t>15</w:t>
            </w:r>
          </w:p>
        </w:tc>
        <w:tc>
          <w:tcPr>
            <w:tcW w:w="900" w:type="dxa"/>
          </w:tcPr>
          <w:p w14:paraId="4E4461F8" w14:textId="49462E08" w:rsidR="3E2EF9B6" w:rsidRDefault="3E2EF9B6">
            <w:r>
              <w:t>DATA</w:t>
            </w:r>
          </w:p>
        </w:tc>
        <w:tc>
          <w:tcPr>
            <w:tcW w:w="6940" w:type="dxa"/>
          </w:tcPr>
          <w:p w14:paraId="38B1ECE7" w14:textId="422414CC" w:rsidR="3E2EF9B6" w:rsidRDefault="3E2EF9B6">
            <w:r>
              <w:t>No fixed answer - score against the student's own tag count. Do not rescue a student who did not tag. CANNOT AUTO-SCORE</w:t>
            </w:r>
          </w:p>
        </w:tc>
      </w:tr>
      <w:tr w:rsidR="3E2EF9B6" w14:paraId="7B68CC76" w14:textId="77777777" w:rsidTr="44F79F81">
        <w:tc>
          <w:tcPr>
            <w:tcW w:w="900" w:type="dxa"/>
          </w:tcPr>
          <w:p w14:paraId="70821EBF" w14:textId="59397541" w:rsidR="3E2EF9B6" w:rsidRDefault="3E2EF9B6">
            <w:r>
              <w:t>5-9</w:t>
            </w:r>
          </w:p>
        </w:tc>
        <w:tc>
          <w:tcPr>
            <w:tcW w:w="620" w:type="dxa"/>
          </w:tcPr>
          <w:p w14:paraId="1BACF688" w14:textId="52175C05" w:rsidR="3E2EF9B6" w:rsidRDefault="3E2EF9B6">
            <w:r>
              <w:t>15</w:t>
            </w:r>
          </w:p>
        </w:tc>
        <w:tc>
          <w:tcPr>
            <w:tcW w:w="900" w:type="dxa"/>
          </w:tcPr>
          <w:p w14:paraId="4A7A1DDF" w14:textId="4AF542C9" w:rsidR="3E2EF9B6" w:rsidRDefault="3E2EF9B6">
            <w:r>
              <w:t>DATA</w:t>
            </w:r>
          </w:p>
        </w:tc>
        <w:tc>
          <w:tcPr>
            <w:tcW w:w="6940" w:type="dxa"/>
          </w:tcPr>
          <w:p w14:paraId="578EB1AD" w14:textId="43D3298D" w:rsidR="3E2EF9B6" w:rsidRDefault="3E2EF9B6">
            <w:r>
              <w:t>Any answer naming UFDR AES and/or password protection plus the student's actual file name. CANNOT AUTO-SCORE</w:t>
            </w:r>
          </w:p>
        </w:tc>
      </w:tr>
      <w:tr w:rsidR="3E2EF9B6" w14:paraId="2CB5854E" w14:textId="77777777" w:rsidTr="44F79F81">
        <w:tc>
          <w:tcPr>
            <w:tcW w:w="900" w:type="dxa"/>
          </w:tcPr>
          <w:p w14:paraId="6DC0A19B" w14:textId="5AE88A02" w:rsidR="3E2EF9B6" w:rsidRDefault="3E2EF9B6">
            <w:r>
              <w:t>5-10</w:t>
            </w:r>
          </w:p>
        </w:tc>
        <w:tc>
          <w:tcPr>
            <w:tcW w:w="620" w:type="dxa"/>
          </w:tcPr>
          <w:p w14:paraId="569224A2" w14:textId="53C670C6" w:rsidR="3E2EF9B6" w:rsidRDefault="3E2EF9B6">
            <w:r>
              <w:t>10</w:t>
            </w:r>
          </w:p>
        </w:tc>
        <w:tc>
          <w:tcPr>
            <w:tcW w:w="900" w:type="dxa"/>
          </w:tcPr>
          <w:p w14:paraId="1A399E33" w14:textId="4CA4578A" w:rsidR="3E2EF9B6" w:rsidRDefault="3E2EF9B6">
            <w:r>
              <w:t>AUTO</w:t>
            </w:r>
          </w:p>
        </w:tc>
        <w:tc>
          <w:tcPr>
            <w:tcW w:w="6940" w:type="dxa"/>
          </w:tcPr>
          <w:p w14:paraId="2A7B2F71" w14:textId="45823E4E" w:rsidR="3E2EF9B6" w:rsidRDefault="3E2EF9B6">
            <w:r>
              <w:t>Archive on network storage or another RAID solution, and strongly consider encrypting reports stored on portable drives if authorised</w:t>
            </w:r>
          </w:p>
        </w:tc>
      </w:tr>
      <w:tr w:rsidR="3E2EF9B6" w14:paraId="7FE99B17" w14:textId="77777777" w:rsidTr="44F79F81">
        <w:tc>
          <w:tcPr>
            <w:tcW w:w="900" w:type="dxa"/>
          </w:tcPr>
          <w:p w14:paraId="47AFC3E1" w14:textId="5C979EC3" w:rsidR="3E2EF9B6" w:rsidRDefault="3E2EF9B6">
            <w:r>
              <w:t>5-11</w:t>
            </w:r>
          </w:p>
        </w:tc>
        <w:tc>
          <w:tcPr>
            <w:tcW w:w="620" w:type="dxa"/>
          </w:tcPr>
          <w:p w14:paraId="506F5BCD" w14:textId="55758587" w:rsidR="3E2EF9B6" w:rsidRDefault="3E2EF9B6">
            <w:r>
              <w:t>40</w:t>
            </w:r>
          </w:p>
        </w:tc>
        <w:tc>
          <w:tcPr>
            <w:tcW w:w="900" w:type="dxa"/>
          </w:tcPr>
          <w:p w14:paraId="1F801842" w14:textId="4E536C4B" w:rsidR="3E2EF9B6" w:rsidRDefault="3E2EF9B6">
            <w:r>
              <w:t>RUBRIC</w:t>
            </w:r>
          </w:p>
        </w:tc>
        <w:tc>
          <w:tcPr>
            <w:tcW w:w="6940" w:type="dxa"/>
          </w:tcPr>
          <w:p w14:paraId="19F29EB0" w14:textId="4731530F" w:rsidR="3E2EF9B6" w:rsidRDefault="3E2EF9B6">
            <w:r>
              <w:t>40 pts in four blocks of ten: directing individual with cross-device support (10); communications means with the artifact cited (10); device, artifact and Inseyets.PA location for each assertion (10); a second-tool or raw-database validation method for three findings (10). Deduct for speculation with no cited artifact</w:t>
            </w:r>
          </w:p>
        </w:tc>
      </w:tr>
    </w:tbl>
    <w:p w14:paraId="5A7AF178" w14:textId="18B5727B" w:rsidR="3E2EF9B6" w:rsidRDefault="3E2EF9B6">
      <w:r>
        <w:t>Totals: Section 1 - 10 flags / 80 pts. Section 2 - 29 / 290. Section 3 - 13 / 150. Section 4 - 27 / 300. Section 5 - 11 / 150. Overall 90 flags and 970 points, of which 5</w:t>
      </w:r>
      <w:ins w:id="205" w:author="Erik Adams" w:date="2026-09-17T21:25:00Z" w16du:dateUtc="2026-09-17T21:25:31Z">
        <w:r w:rsidR="1DBFC048">
          <w:t>1</w:t>
        </w:r>
      </w:ins>
      <w:del w:id="206" w:author="Erik Adams" w:date="2026-09-17T21:25:00Z" w16du:dateUtc="2026-09-17T21:25:31Z">
        <w:r>
          <w:delText>0</w:delText>
        </w:r>
      </w:del>
      <w:r>
        <w:t xml:space="preserve"> are auto-keyed, 3</w:t>
      </w:r>
      <w:ins w:id="207" w:author="Erik Adams" w:date="2026-09-17T21:25:00Z" w16du:dateUtc="2026-09-17T21:25:37Z">
        <w:r w:rsidR="3DBDF2EE">
          <w:t>7</w:t>
        </w:r>
      </w:ins>
      <w:del w:id="208" w:author="Erik Adams" w:date="2026-09-17T21:25:00Z" w16du:dateUtc="2026-09-17T21:25:38Z">
        <w:r w:rsidDel="3E2EF9B6">
          <w:delText>8</w:delText>
        </w:r>
      </w:del>
      <w:r>
        <w:t xml:space="preserve"> dataset-dependent and 2 rubric-scored.</w:t>
      </w:r>
    </w:p>
    <w:sectPr w:rsidR="3E2EF9B6"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2" w:author="Erik Adams" w:date="2026-09-16T09:11:00Z" w:initials="EA">
    <w:p w14:paraId="257E81BC" w14:textId="2621C387" w:rsidR="003E4A06" w:rsidRDefault="003E4A06">
      <w:r>
        <w:annotationRef/>
      </w:r>
      <w:r w:rsidRPr="4C75C964">
        <w:t>Repeat question was switched to ask if device was every in Bangkok, Thailand.</w:t>
      </w:r>
    </w:p>
  </w:comment>
  <w:comment w:id="88" w:author="Erik Adams" w:date="2026-09-16T09:47:00Z" w:initials="EA">
    <w:p w14:paraId="56032142" w14:textId="45A346CE" w:rsidR="003E4A06" w:rsidRDefault="003E4A06">
      <w:r>
        <w:annotationRef/>
      </w:r>
      <w:r w:rsidRPr="2F185A41">
        <w:t>Changed this to MS to eliminate this problem.</w:t>
      </w:r>
    </w:p>
  </w:comment>
  <w:comment w:id="92" w:author="Erik Adams" w:date="2026-09-16T10:07:00Z" w:initials="EA">
    <w:p w14:paraId="6E750568" w14:textId="431F4E8C" w:rsidR="003E4A06" w:rsidRDefault="003E4A06">
      <w:r>
        <w:annotationRef/>
      </w:r>
      <w:r w:rsidRPr="212E5FB3">
        <w:t>Corrected the question to only reference the Img_0049.PNG file</w:t>
      </w:r>
    </w:p>
  </w:comment>
  <w:comment w:id="96" w:author="Erik Adams" w:date="2026-09-17T16:07:00Z" w:initials="EA">
    <w:p w14:paraId="53925E4F" w14:textId="7B16C83B" w:rsidR="00AD676B" w:rsidRDefault="00AD676B">
      <w:pPr>
        <w:pStyle w:val="CommentText"/>
      </w:pPr>
      <w:r>
        <w:rPr>
          <w:rStyle w:val="CommentReference"/>
        </w:rPr>
        <w:annotationRef/>
      </w:r>
      <w:r w:rsidRPr="7801DAA0">
        <w:t>This was resolved with updates to the CTF Activity sheet</w:t>
      </w:r>
    </w:p>
  </w:comment>
  <w:comment w:id="168" w:author="Erik Adams" w:date="2026-09-17T16:08:00Z" w:initials="EA">
    <w:p w14:paraId="2CF799FD" w14:textId="5AF102AE" w:rsidR="00E6507D" w:rsidRDefault="00E6507D">
      <w:pPr>
        <w:pStyle w:val="CommentText"/>
      </w:pPr>
      <w:r>
        <w:rPr>
          <w:rStyle w:val="CommentReference"/>
        </w:rPr>
        <w:annotationRef/>
      </w:r>
      <w:r w:rsidRPr="61972287">
        <w:t xml:space="preserve">This section is out of place and may have been intended for a different section.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7E81BC" w15:done="0"/>
  <w15:commentEx w15:paraId="56032142" w15:done="0"/>
  <w15:commentEx w15:paraId="6E750568" w15:done="0"/>
  <w15:commentEx w15:paraId="53925E4F" w15:done="0"/>
  <w15:commentEx w15:paraId="2CF799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ADC4C3" w16cex:dateUtc="2026-09-16T14:11:00Z"/>
  <w16cex:commentExtensible w16cex:durableId="43B0B962" w16cex:dateUtc="2026-09-16T14:47:00Z"/>
  <w16cex:commentExtensible w16cex:durableId="1B7B3CC2" w16cex:dateUtc="2026-09-16T15:07:00Z"/>
  <w16cex:commentExtensible w16cex:durableId="6AE2C906" w16cex:dateUtc="2026-09-17T21:07:00Z"/>
  <w16cex:commentExtensible w16cex:durableId="47240844" w16cex:dateUtc="2026-09-17T21: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7E81BC" w16cid:durableId="47ADC4C3"/>
  <w16cid:commentId w16cid:paraId="56032142" w16cid:durableId="43B0B962"/>
  <w16cid:commentId w16cid:paraId="6E750568" w16cid:durableId="1B7B3CC2"/>
  <w16cid:commentId w16cid:paraId="53925E4F" w16cid:durableId="6AE2C906"/>
  <w16cid:commentId w16cid:paraId="2CF799FD" w16cid:durableId="4724084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1313549">
    <w:abstractNumId w:val="5"/>
  </w:num>
  <w:num w:numId="2" w16cid:durableId="2084914087">
    <w:abstractNumId w:val="2"/>
  </w:num>
  <w:num w:numId="3" w16cid:durableId="470561127">
    <w:abstractNumId w:val="7"/>
  </w:num>
  <w:num w:numId="4" w16cid:durableId="482967022">
    <w:abstractNumId w:val="4"/>
  </w:num>
  <w:num w:numId="5" w16cid:durableId="633096771">
    <w:abstractNumId w:val="6"/>
  </w:num>
  <w:num w:numId="6" w16cid:durableId="633563497">
    <w:abstractNumId w:val="1"/>
  </w:num>
  <w:num w:numId="7" w16cid:durableId="852450247">
    <w:abstractNumId w:val="8"/>
  </w:num>
  <w:num w:numId="8" w16cid:durableId="872569717">
    <w:abstractNumId w:val="3"/>
  </w:num>
  <w:num w:numId="9" w16cid:durableId="95926162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k Adams">
    <w15:presenceInfo w15:providerId="AD" w15:userId="S::erik.adams@cellebrite.com::5f06ae80-6854-4c57-b84c-146c98337f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893"/>
    <w:rsid w:val="00012D01"/>
    <w:rsid w:val="00034616"/>
    <w:rsid w:val="00041309"/>
    <w:rsid w:val="0006063C"/>
    <w:rsid w:val="000708C9"/>
    <w:rsid w:val="000A3E33"/>
    <w:rsid w:val="000A45EF"/>
    <w:rsid w:val="000A522C"/>
    <w:rsid w:val="000D717C"/>
    <w:rsid w:val="000E2E16"/>
    <w:rsid w:val="00103C78"/>
    <w:rsid w:val="0015074B"/>
    <w:rsid w:val="00163C87"/>
    <w:rsid w:val="00192A85"/>
    <w:rsid w:val="001B68D4"/>
    <w:rsid w:val="001C0262"/>
    <w:rsid w:val="001F15BA"/>
    <w:rsid w:val="00210A65"/>
    <w:rsid w:val="002115D8"/>
    <w:rsid w:val="0029639D"/>
    <w:rsid w:val="002D2D06"/>
    <w:rsid w:val="002E5F19"/>
    <w:rsid w:val="00326F90"/>
    <w:rsid w:val="00356558"/>
    <w:rsid w:val="0036633D"/>
    <w:rsid w:val="00387B70"/>
    <w:rsid w:val="00390A1D"/>
    <w:rsid w:val="003B01F6"/>
    <w:rsid w:val="003E4A06"/>
    <w:rsid w:val="003F4F00"/>
    <w:rsid w:val="003F7D36"/>
    <w:rsid w:val="00466039"/>
    <w:rsid w:val="0047780C"/>
    <w:rsid w:val="00496995"/>
    <w:rsid w:val="004A4571"/>
    <w:rsid w:val="004B0496"/>
    <w:rsid w:val="004B1604"/>
    <w:rsid w:val="004B5178"/>
    <w:rsid w:val="004C559D"/>
    <w:rsid w:val="004D4DA0"/>
    <w:rsid w:val="004E141B"/>
    <w:rsid w:val="00561A76"/>
    <w:rsid w:val="0058190D"/>
    <w:rsid w:val="00585172"/>
    <w:rsid w:val="00596E5C"/>
    <w:rsid w:val="005F54A4"/>
    <w:rsid w:val="00607FB0"/>
    <w:rsid w:val="006247FA"/>
    <w:rsid w:val="006570B1"/>
    <w:rsid w:val="00657434"/>
    <w:rsid w:val="006643DD"/>
    <w:rsid w:val="00685807"/>
    <w:rsid w:val="006A66D8"/>
    <w:rsid w:val="006F0052"/>
    <w:rsid w:val="006F22E0"/>
    <w:rsid w:val="00700CC0"/>
    <w:rsid w:val="00703508"/>
    <w:rsid w:val="00720ABB"/>
    <w:rsid w:val="00740CA7"/>
    <w:rsid w:val="007F0FB9"/>
    <w:rsid w:val="00817D76"/>
    <w:rsid w:val="00867481"/>
    <w:rsid w:val="00870918"/>
    <w:rsid w:val="00877CAE"/>
    <w:rsid w:val="008B7386"/>
    <w:rsid w:val="008D7E27"/>
    <w:rsid w:val="008E55CB"/>
    <w:rsid w:val="008F38C4"/>
    <w:rsid w:val="00925414"/>
    <w:rsid w:val="00925801"/>
    <w:rsid w:val="0094240E"/>
    <w:rsid w:val="00942F9E"/>
    <w:rsid w:val="00952720"/>
    <w:rsid w:val="00983ED1"/>
    <w:rsid w:val="009929CB"/>
    <w:rsid w:val="00997E38"/>
    <w:rsid w:val="009C0223"/>
    <w:rsid w:val="009C154C"/>
    <w:rsid w:val="009C4955"/>
    <w:rsid w:val="00A23AA7"/>
    <w:rsid w:val="00A26ACB"/>
    <w:rsid w:val="00A27DCA"/>
    <w:rsid w:val="00A56E70"/>
    <w:rsid w:val="00A66EA8"/>
    <w:rsid w:val="00AA1D8D"/>
    <w:rsid w:val="00AD6268"/>
    <w:rsid w:val="00AD676B"/>
    <w:rsid w:val="00AF23FC"/>
    <w:rsid w:val="00B06E38"/>
    <w:rsid w:val="00B07A7A"/>
    <w:rsid w:val="00B30CE0"/>
    <w:rsid w:val="00B47730"/>
    <w:rsid w:val="00B508B3"/>
    <w:rsid w:val="00B53B3A"/>
    <w:rsid w:val="00B620B0"/>
    <w:rsid w:val="00B72B25"/>
    <w:rsid w:val="00B81ECF"/>
    <w:rsid w:val="00BA0B40"/>
    <w:rsid w:val="00BA2583"/>
    <w:rsid w:val="00BF6AF7"/>
    <w:rsid w:val="00CB0664"/>
    <w:rsid w:val="00CB404D"/>
    <w:rsid w:val="00D20131"/>
    <w:rsid w:val="00D45EB5"/>
    <w:rsid w:val="00D60136"/>
    <w:rsid w:val="00D6282A"/>
    <w:rsid w:val="00DA6253"/>
    <w:rsid w:val="00DC16F4"/>
    <w:rsid w:val="00DE42A0"/>
    <w:rsid w:val="00E1059A"/>
    <w:rsid w:val="00E1215E"/>
    <w:rsid w:val="00E275C4"/>
    <w:rsid w:val="00E472E7"/>
    <w:rsid w:val="00E52BEC"/>
    <w:rsid w:val="00E6077E"/>
    <w:rsid w:val="00E6507D"/>
    <w:rsid w:val="00E75932"/>
    <w:rsid w:val="00ED32A4"/>
    <w:rsid w:val="00F01C50"/>
    <w:rsid w:val="00F05F99"/>
    <w:rsid w:val="00F32C2B"/>
    <w:rsid w:val="00F48C32"/>
    <w:rsid w:val="00FA0117"/>
    <w:rsid w:val="00FC693F"/>
    <w:rsid w:val="00FC7E58"/>
    <w:rsid w:val="00FD70F6"/>
    <w:rsid w:val="00FE1F4C"/>
    <w:rsid w:val="01140738"/>
    <w:rsid w:val="011FE652"/>
    <w:rsid w:val="015F49EE"/>
    <w:rsid w:val="018B4D09"/>
    <w:rsid w:val="0198608C"/>
    <w:rsid w:val="01B91CE3"/>
    <w:rsid w:val="01F75320"/>
    <w:rsid w:val="020ACDDE"/>
    <w:rsid w:val="02472AA0"/>
    <w:rsid w:val="02787DF0"/>
    <w:rsid w:val="0301346A"/>
    <w:rsid w:val="03355660"/>
    <w:rsid w:val="0339B028"/>
    <w:rsid w:val="033E17BC"/>
    <w:rsid w:val="0397CDC8"/>
    <w:rsid w:val="0453272D"/>
    <w:rsid w:val="045A81CC"/>
    <w:rsid w:val="0470C351"/>
    <w:rsid w:val="04745BD6"/>
    <w:rsid w:val="04A6AADA"/>
    <w:rsid w:val="04DCFFB6"/>
    <w:rsid w:val="05160CF6"/>
    <w:rsid w:val="055961A3"/>
    <w:rsid w:val="05707856"/>
    <w:rsid w:val="05A3800C"/>
    <w:rsid w:val="05BED597"/>
    <w:rsid w:val="05D6B368"/>
    <w:rsid w:val="05E72F60"/>
    <w:rsid w:val="063EEE33"/>
    <w:rsid w:val="064CF768"/>
    <w:rsid w:val="067F6160"/>
    <w:rsid w:val="0694FC6C"/>
    <w:rsid w:val="06B865E0"/>
    <w:rsid w:val="07203950"/>
    <w:rsid w:val="0747D084"/>
    <w:rsid w:val="074C0548"/>
    <w:rsid w:val="0752EE4D"/>
    <w:rsid w:val="075F200A"/>
    <w:rsid w:val="07B60F9E"/>
    <w:rsid w:val="07DA6FEA"/>
    <w:rsid w:val="0821C304"/>
    <w:rsid w:val="08279FCF"/>
    <w:rsid w:val="0866FC7D"/>
    <w:rsid w:val="0896D58B"/>
    <w:rsid w:val="092EFDCF"/>
    <w:rsid w:val="095154D7"/>
    <w:rsid w:val="09DB244F"/>
    <w:rsid w:val="0A08716A"/>
    <w:rsid w:val="0A7A5B26"/>
    <w:rsid w:val="0A994123"/>
    <w:rsid w:val="0AC892F1"/>
    <w:rsid w:val="0B201E9E"/>
    <w:rsid w:val="0B47E933"/>
    <w:rsid w:val="0B72F7CA"/>
    <w:rsid w:val="0B9B27BD"/>
    <w:rsid w:val="0B9B7229"/>
    <w:rsid w:val="0C2E57E8"/>
    <w:rsid w:val="0CDD69A5"/>
    <w:rsid w:val="0D6088C6"/>
    <w:rsid w:val="0D6157C6"/>
    <w:rsid w:val="0DD82420"/>
    <w:rsid w:val="0DF0C66E"/>
    <w:rsid w:val="0DF52D3B"/>
    <w:rsid w:val="0E0A6737"/>
    <w:rsid w:val="0E2D5A07"/>
    <w:rsid w:val="0E965340"/>
    <w:rsid w:val="0F3C5449"/>
    <w:rsid w:val="0F425DEA"/>
    <w:rsid w:val="0FB7562B"/>
    <w:rsid w:val="10722EAE"/>
    <w:rsid w:val="10CF1FD6"/>
    <w:rsid w:val="10EF1848"/>
    <w:rsid w:val="112F2749"/>
    <w:rsid w:val="114007FE"/>
    <w:rsid w:val="11E0A6BF"/>
    <w:rsid w:val="11F9CEBC"/>
    <w:rsid w:val="120781A2"/>
    <w:rsid w:val="1277014A"/>
    <w:rsid w:val="1286A84C"/>
    <w:rsid w:val="12899E71"/>
    <w:rsid w:val="13DA16B6"/>
    <w:rsid w:val="13F5B62C"/>
    <w:rsid w:val="14033ADC"/>
    <w:rsid w:val="1450FE57"/>
    <w:rsid w:val="145DDBCD"/>
    <w:rsid w:val="146A70BA"/>
    <w:rsid w:val="146BF219"/>
    <w:rsid w:val="148B829A"/>
    <w:rsid w:val="14B1B339"/>
    <w:rsid w:val="14B4F877"/>
    <w:rsid w:val="14C36A24"/>
    <w:rsid w:val="14DC8092"/>
    <w:rsid w:val="14F7B1AF"/>
    <w:rsid w:val="15381999"/>
    <w:rsid w:val="1542D59E"/>
    <w:rsid w:val="15BE2FAF"/>
    <w:rsid w:val="161477CD"/>
    <w:rsid w:val="162AB33D"/>
    <w:rsid w:val="166ED8C4"/>
    <w:rsid w:val="167645D9"/>
    <w:rsid w:val="17E7D94B"/>
    <w:rsid w:val="17F0EE20"/>
    <w:rsid w:val="18A12FEF"/>
    <w:rsid w:val="18A6F8F9"/>
    <w:rsid w:val="18B4E4C5"/>
    <w:rsid w:val="18CF7F5C"/>
    <w:rsid w:val="1929EE18"/>
    <w:rsid w:val="195C29B5"/>
    <w:rsid w:val="19D8122A"/>
    <w:rsid w:val="19E15EE8"/>
    <w:rsid w:val="19FADB78"/>
    <w:rsid w:val="1A0319C0"/>
    <w:rsid w:val="1A1943E7"/>
    <w:rsid w:val="1A35869F"/>
    <w:rsid w:val="1A41B3AC"/>
    <w:rsid w:val="1A5A40FB"/>
    <w:rsid w:val="1AB9C110"/>
    <w:rsid w:val="1AD1BE4F"/>
    <w:rsid w:val="1AD278ED"/>
    <w:rsid w:val="1AD32E39"/>
    <w:rsid w:val="1AD65597"/>
    <w:rsid w:val="1AF4B1F8"/>
    <w:rsid w:val="1B6025A6"/>
    <w:rsid w:val="1B648973"/>
    <w:rsid w:val="1B792866"/>
    <w:rsid w:val="1B81B13D"/>
    <w:rsid w:val="1BBAA050"/>
    <w:rsid w:val="1BF4452F"/>
    <w:rsid w:val="1C6A3EA9"/>
    <w:rsid w:val="1C844FF6"/>
    <w:rsid w:val="1CA472EB"/>
    <w:rsid w:val="1CEFE101"/>
    <w:rsid w:val="1CFA110E"/>
    <w:rsid w:val="1D0AAA0F"/>
    <w:rsid w:val="1D5B1A14"/>
    <w:rsid w:val="1DA445EB"/>
    <w:rsid w:val="1DBED890"/>
    <w:rsid w:val="1DBFC048"/>
    <w:rsid w:val="1DD719A2"/>
    <w:rsid w:val="1DFCD92A"/>
    <w:rsid w:val="1E39F75F"/>
    <w:rsid w:val="1E420F0A"/>
    <w:rsid w:val="1E584000"/>
    <w:rsid w:val="1EC78FCD"/>
    <w:rsid w:val="1ECCB13B"/>
    <w:rsid w:val="1F936A1C"/>
    <w:rsid w:val="20430227"/>
    <w:rsid w:val="20775B2D"/>
    <w:rsid w:val="20FC0A11"/>
    <w:rsid w:val="2144BB9F"/>
    <w:rsid w:val="217739E3"/>
    <w:rsid w:val="21BB1AEB"/>
    <w:rsid w:val="2247F770"/>
    <w:rsid w:val="229A9A07"/>
    <w:rsid w:val="22C3A6EC"/>
    <w:rsid w:val="23082ED4"/>
    <w:rsid w:val="239DA58D"/>
    <w:rsid w:val="23A0D759"/>
    <w:rsid w:val="23A5FE96"/>
    <w:rsid w:val="253047A9"/>
    <w:rsid w:val="25CA2132"/>
    <w:rsid w:val="261E5378"/>
    <w:rsid w:val="26331034"/>
    <w:rsid w:val="2634CB82"/>
    <w:rsid w:val="2677A19D"/>
    <w:rsid w:val="26A1ADA8"/>
    <w:rsid w:val="26C33010"/>
    <w:rsid w:val="26EDA57C"/>
    <w:rsid w:val="2704829A"/>
    <w:rsid w:val="270AC89D"/>
    <w:rsid w:val="27C41507"/>
    <w:rsid w:val="27E31856"/>
    <w:rsid w:val="286C8792"/>
    <w:rsid w:val="28DBC5BF"/>
    <w:rsid w:val="28E7E714"/>
    <w:rsid w:val="2919A0AF"/>
    <w:rsid w:val="2922C5E6"/>
    <w:rsid w:val="292E2705"/>
    <w:rsid w:val="2957230C"/>
    <w:rsid w:val="295A42B2"/>
    <w:rsid w:val="29C29C18"/>
    <w:rsid w:val="2A102F0F"/>
    <w:rsid w:val="2A660F4E"/>
    <w:rsid w:val="2AA19E73"/>
    <w:rsid w:val="2ACB7176"/>
    <w:rsid w:val="2AD528A8"/>
    <w:rsid w:val="2AE9B313"/>
    <w:rsid w:val="2B1EDEA6"/>
    <w:rsid w:val="2BB5A093"/>
    <w:rsid w:val="2CC27533"/>
    <w:rsid w:val="2CC6AA74"/>
    <w:rsid w:val="2D06E2FD"/>
    <w:rsid w:val="2D10FFEA"/>
    <w:rsid w:val="2D4BD5A5"/>
    <w:rsid w:val="2D5CC60D"/>
    <w:rsid w:val="2D6CE9B6"/>
    <w:rsid w:val="2E3108DA"/>
    <w:rsid w:val="2E411B6B"/>
    <w:rsid w:val="2EA9469A"/>
    <w:rsid w:val="2EC1C125"/>
    <w:rsid w:val="2EEC0008"/>
    <w:rsid w:val="2EEDF05D"/>
    <w:rsid w:val="2F1B1F3A"/>
    <w:rsid w:val="2F1CBC29"/>
    <w:rsid w:val="2F3E5F4B"/>
    <w:rsid w:val="2F4B6475"/>
    <w:rsid w:val="2F5F7285"/>
    <w:rsid w:val="2F6222DA"/>
    <w:rsid w:val="2F62AF23"/>
    <w:rsid w:val="303AEBE8"/>
    <w:rsid w:val="30574E9E"/>
    <w:rsid w:val="305F03C8"/>
    <w:rsid w:val="305F1E30"/>
    <w:rsid w:val="306D2248"/>
    <w:rsid w:val="307B11D9"/>
    <w:rsid w:val="3100854F"/>
    <w:rsid w:val="310B4461"/>
    <w:rsid w:val="317280C2"/>
    <w:rsid w:val="31732B3A"/>
    <w:rsid w:val="31AE80D9"/>
    <w:rsid w:val="31F15DB9"/>
    <w:rsid w:val="32BE3739"/>
    <w:rsid w:val="332DC937"/>
    <w:rsid w:val="34592DA1"/>
    <w:rsid w:val="3468801F"/>
    <w:rsid w:val="3468AA3D"/>
    <w:rsid w:val="346CF532"/>
    <w:rsid w:val="3473FACE"/>
    <w:rsid w:val="34A207C3"/>
    <w:rsid w:val="34B81205"/>
    <w:rsid w:val="351E333E"/>
    <w:rsid w:val="354A9BBB"/>
    <w:rsid w:val="35B4ACDC"/>
    <w:rsid w:val="35D1FB8F"/>
    <w:rsid w:val="35DE4DD4"/>
    <w:rsid w:val="35E2CD22"/>
    <w:rsid w:val="36552204"/>
    <w:rsid w:val="3661B853"/>
    <w:rsid w:val="3695F0F3"/>
    <w:rsid w:val="36F6CBB4"/>
    <w:rsid w:val="371501C1"/>
    <w:rsid w:val="378887B6"/>
    <w:rsid w:val="384A959C"/>
    <w:rsid w:val="387EF965"/>
    <w:rsid w:val="389B8279"/>
    <w:rsid w:val="38CC30B2"/>
    <w:rsid w:val="38EFF2E4"/>
    <w:rsid w:val="3922D897"/>
    <w:rsid w:val="39681DB9"/>
    <w:rsid w:val="3986A2C3"/>
    <w:rsid w:val="39A3FA85"/>
    <w:rsid w:val="39BE0B84"/>
    <w:rsid w:val="3A19A946"/>
    <w:rsid w:val="3A6F77C1"/>
    <w:rsid w:val="3A730DA4"/>
    <w:rsid w:val="3A8A5533"/>
    <w:rsid w:val="3AB99497"/>
    <w:rsid w:val="3ABD8DF1"/>
    <w:rsid w:val="3AF88967"/>
    <w:rsid w:val="3B1FBC0A"/>
    <w:rsid w:val="3B1FBD29"/>
    <w:rsid w:val="3B25C02B"/>
    <w:rsid w:val="3BF063F5"/>
    <w:rsid w:val="3C239E29"/>
    <w:rsid w:val="3C44D8B0"/>
    <w:rsid w:val="3C94CC80"/>
    <w:rsid w:val="3CA9E513"/>
    <w:rsid w:val="3CC622AC"/>
    <w:rsid w:val="3CC6CF5F"/>
    <w:rsid w:val="3CD4E9A0"/>
    <w:rsid w:val="3CED77B8"/>
    <w:rsid w:val="3CF46825"/>
    <w:rsid w:val="3D82DBC8"/>
    <w:rsid w:val="3D910C50"/>
    <w:rsid w:val="3DBDF2EE"/>
    <w:rsid w:val="3DFC92FB"/>
    <w:rsid w:val="3E2EF9B6"/>
    <w:rsid w:val="3E7823A3"/>
    <w:rsid w:val="3F61C348"/>
    <w:rsid w:val="3FDB0172"/>
    <w:rsid w:val="3FEB493A"/>
    <w:rsid w:val="402BBA85"/>
    <w:rsid w:val="404A1A58"/>
    <w:rsid w:val="409799F3"/>
    <w:rsid w:val="4099A3BA"/>
    <w:rsid w:val="40C0C182"/>
    <w:rsid w:val="40FA68E0"/>
    <w:rsid w:val="414BDDA2"/>
    <w:rsid w:val="416904EC"/>
    <w:rsid w:val="41BECD24"/>
    <w:rsid w:val="41D15334"/>
    <w:rsid w:val="41D6A19A"/>
    <w:rsid w:val="41DD40BE"/>
    <w:rsid w:val="427807D0"/>
    <w:rsid w:val="428BF38A"/>
    <w:rsid w:val="438914A3"/>
    <w:rsid w:val="43B39726"/>
    <w:rsid w:val="43CD463F"/>
    <w:rsid w:val="4440B874"/>
    <w:rsid w:val="444C74DB"/>
    <w:rsid w:val="445C7765"/>
    <w:rsid w:val="4477E08E"/>
    <w:rsid w:val="44DEA807"/>
    <w:rsid w:val="44F79F81"/>
    <w:rsid w:val="45037C2D"/>
    <w:rsid w:val="45147E47"/>
    <w:rsid w:val="4534B71C"/>
    <w:rsid w:val="45514A01"/>
    <w:rsid w:val="455FAAFD"/>
    <w:rsid w:val="45A85C95"/>
    <w:rsid w:val="45DAEA9D"/>
    <w:rsid w:val="45F29D80"/>
    <w:rsid w:val="46026C91"/>
    <w:rsid w:val="461665E3"/>
    <w:rsid w:val="466DF656"/>
    <w:rsid w:val="466FAB4C"/>
    <w:rsid w:val="467E13AC"/>
    <w:rsid w:val="46A428C8"/>
    <w:rsid w:val="46ACB499"/>
    <w:rsid w:val="46CEFA79"/>
    <w:rsid w:val="46FE9C64"/>
    <w:rsid w:val="4723CA33"/>
    <w:rsid w:val="474159D7"/>
    <w:rsid w:val="4768A9B5"/>
    <w:rsid w:val="47965282"/>
    <w:rsid w:val="47CAFBCF"/>
    <w:rsid w:val="489248A4"/>
    <w:rsid w:val="48B6173E"/>
    <w:rsid w:val="48D69C7A"/>
    <w:rsid w:val="48ED0FB3"/>
    <w:rsid w:val="4936CD53"/>
    <w:rsid w:val="495B529D"/>
    <w:rsid w:val="49A8725A"/>
    <w:rsid w:val="49DBDC8A"/>
    <w:rsid w:val="4A530291"/>
    <w:rsid w:val="4A5C5C79"/>
    <w:rsid w:val="4A5F6AE6"/>
    <w:rsid w:val="4AE13A27"/>
    <w:rsid w:val="4B1A5F2C"/>
    <w:rsid w:val="4B55C90A"/>
    <w:rsid w:val="4B787923"/>
    <w:rsid w:val="4BFFD9B5"/>
    <w:rsid w:val="4C0635DE"/>
    <w:rsid w:val="4C12AD73"/>
    <w:rsid w:val="4C3030DC"/>
    <w:rsid w:val="4C609602"/>
    <w:rsid w:val="4CA45281"/>
    <w:rsid w:val="4CB803A6"/>
    <w:rsid w:val="4CC43F09"/>
    <w:rsid w:val="4CCD39A8"/>
    <w:rsid w:val="4CE42697"/>
    <w:rsid w:val="4D2F584D"/>
    <w:rsid w:val="4D357459"/>
    <w:rsid w:val="4D7DF536"/>
    <w:rsid w:val="4D8A0EC0"/>
    <w:rsid w:val="4D90D0E6"/>
    <w:rsid w:val="4D930171"/>
    <w:rsid w:val="4D9A4A74"/>
    <w:rsid w:val="4DB60E45"/>
    <w:rsid w:val="4E115946"/>
    <w:rsid w:val="4E1702AE"/>
    <w:rsid w:val="4E2EB824"/>
    <w:rsid w:val="4E35F487"/>
    <w:rsid w:val="4E4A5F73"/>
    <w:rsid w:val="4E60229E"/>
    <w:rsid w:val="4EAC25F9"/>
    <w:rsid w:val="4F1B454D"/>
    <w:rsid w:val="4F8BE0EC"/>
    <w:rsid w:val="4F8E4F8F"/>
    <w:rsid w:val="4FA03782"/>
    <w:rsid w:val="4FC44E10"/>
    <w:rsid w:val="4FF2FF2D"/>
    <w:rsid w:val="5021DB76"/>
    <w:rsid w:val="50302197"/>
    <w:rsid w:val="50417DE4"/>
    <w:rsid w:val="506E84EB"/>
    <w:rsid w:val="50BA0EF3"/>
    <w:rsid w:val="50D0982E"/>
    <w:rsid w:val="513DAFFB"/>
    <w:rsid w:val="517CA72A"/>
    <w:rsid w:val="51F7A6A5"/>
    <w:rsid w:val="525E6F6B"/>
    <w:rsid w:val="526225A9"/>
    <w:rsid w:val="527DB6B0"/>
    <w:rsid w:val="52908571"/>
    <w:rsid w:val="52D771E0"/>
    <w:rsid w:val="52D92791"/>
    <w:rsid w:val="52F08580"/>
    <w:rsid w:val="52FEE4E1"/>
    <w:rsid w:val="53346B0E"/>
    <w:rsid w:val="53367F69"/>
    <w:rsid w:val="535F04B7"/>
    <w:rsid w:val="5375E6BD"/>
    <w:rsid w:val="540A4375"/>
    <w:rsid w:val="540E5F70"/>
    <w:rsid w:val="54391903"/>
    <w:rsid w:val="543A6821"/>
    <w:rsid w:val="551B8596"/>
    <w:rsid w:val="556B8BEC"/>
    <w:rsid w:val="558A2D96"/>
    <w:rsid w:val="55BAA14E"/>
    <w:rsid w:val="55C9BBC3"/>
    <w:rsid w:val="55E3A0BB"/>
    <w:rsid w:val="55E3CE77"/>
    <w:rsid w:val="55FB6ABE"/>
    <w:rsid w:val="561900CE"/>
    <w:rsid w:val="57877E6A"/>
    <w:rsid w:val="578AAA4D"/>
    <w:rsid w:val="57CECAA6"/>
    <w:rsid w:val="57CF33C4"/>
    <w:rsid w:val="57DF465D"/>
    <w:rsid w:val="57F8F091"/>
    <w:rsid w:val="57FE83A0"/>
    <w:rsid w:val="5820D04E"/>
    <w:rsid w:val="582F34D5"/>
    <w:rsid w:val="583EFD95"/>
    <w:rsid w:val="5858B4AB"/>
    <w:rsid w:val="58842505"/>
    <w:rsid w:val="5887FF5F"/>
    <w:rsid w:val="58F442D1"/>
    <w:rsid w:val="59638781"/>
    <w:rsid w:val="59AB4403"/>
    <w:rsid w:val="59CA2C1C"/>
    <w:rsid w:val="59F2BC19"/>
    <w:rsid w:val="5A00FF5E"/>
    <w:rsid w:val="5A0F8BC4"/>
    <w:rsid w:val="5A569978"/>
    <w:rsid w:val="5A76240D"/>
    <w:rsid w:val="5AC0E99D"/>
    <w:rsid w:val="5B04AF1C"/>
    <w:rsid w:val="5B0AF0F6"/>
    <w:rsid w:val="5B6AA5BA"/>
    <w:rsid w:val="5BAE8FA9"/>
    <w:rsid w:val="5BBF2A90"/>
    <w:rsid w:val="5BEA199F"/>
    <w:rsid w:val="5C103830"/>
    <w:rsid w:val="5C4E480A"/>
    <w:rsid w:val="5C6927E5"/>
    <w:rsid w:val="5C6FFB72"/>
    <w:rsid w:val="5C7B10D9"/>
    <w:rsid w:val="5C7D78A7"/>
    <w:rsid w:val="5CC7B872"/>
    <w:rsid w:val="5CEB8E90"/>
    <w:rsid w:val="5D32A68D"/>
    <w:rsid w:val="5D3C2DDE"/>
    <w:rsid w:val="5D420F5A"/>
    <w:rsid w:val="5D45C8FD"/>
    <w:rsid w:val="5D670E30"/>
    <w:rsid w:val="5DB5BDBE"/>
    <w:rsid w:val="5DB8C548"/>
    <w:rsid w:val="5DBA09E1"/>
    <w:rsid w:val="5DC29636"/>
    <w:rsid w:val="5DDEAC39"/>
    <w:rsid w:val="5E1AAA61"/>
    <w:rsid w:val="5E24CBC3"/>
    <w:rsid w:val="5E540D4D"/>
    <w:rsid w:val="5E5F4D8E"/>
    <w:rsid w:val="5ED85B73"/>
    <w:rsid w:val="5EE9E278"/>
    <w:rsid w:val="5F597B77"/>
    <w:rsid w:val="5F757E41"/>
    <w:rsid w:val="5F8911E1"/>
    <w:rsid w:val="5FAF7A52"/>
    <w:rsid w:val="5FFCF6CE"/>
    <w:rsid w:val="60091EC3"/>
    <w:rsid w:val="601D0B92"/>
    <w:rsid w:val="601E4864"/>
    <w:rsid w:val="603DDC1A"/>
    <w:rsid w:val="6044CF4B"/>
    <w:rsid w:val="604E1064"/>
    <w:rsid w:val="60A37185"/>
    <w:rsid w:val="60D01264"/>
    <w:rsid w:val="60D34592"/>
    <w:rsid w:val="60E79A46"/>
    <w:rsid w:val="60E90B84"/>
    <w:rsid w:val="60F110F0"/>
    <w:rsid w:val="61CF5A1C"/>
    <w:rsid w:val="61DE784D"/>
    <w:rsid w:val="6239BD9E"/>
    <w:rsid w:val="6249B174"/>
    <w:rsid w:val="6282E14C"/>
    <w:rsid w:val="62981828"/>
    <w:rsid w:val="62B30340"/>
    <w:rsid w:val="62BC4DCA"/>
    <w:rsid w:val="62EE4C70"/>
    <w:rsid w:val="62FE6E9E"/>
    <w:rsid w:val="633BEC17"/>
    <w:rsid w:val="635DF75B"/>
    <w:rsid w:val="635F10E4"/>
    <w:rsid w:val="6392F2ED"/>
    <w:rsid w:val="6393E33D"/>
    <w:rsid w:val="639E4F22"/>
    <w:rsid w:val="63A4BE06"/>
    <w:rsid w:val="63B490AF"/>
    <w:rsid w:val="63BB6371"/>
    <w:rsid w:val="6432D986"/>
    <w:rsid w:val="649BC474"/>
    <w:rsid w:val="64D9603E"/>
    <w:rsid w:val="651873AE"/>
    <w:rsid w:val="6557B500"/>
    <w:rsid w:val="65970029"/>
    <w:rsid w:val="65980A81"/>
    <w:rsid w:val="65E10911"/>
    <w:rsid w:val="65E79716"/>
    <w:rsid w:val="6648B5DB"/>
    <w:rsid w:val="667D513B"/>
    <w:rsid w:val="668341DC"/>
    <w:rsid w:val="66A7202D"/>
    <w:rsid w:val="66B26858"/>
    <w:rsid w:val="66DB297B"/>
    <w:rsid w:val="672D4BDC"/>
    <w:rsid w:val="67964005"/>
    <w:rsid w:val="67DB6D62"/>
    <w:rsid w:val="67DDA376"/>
    <w:rsid w:val="681AA137"/>
    <w:rsid w:val="6861FFF3"/>
    <w:rsid w:val="6894FEE9"/>
    <w:rsid w:val="6899E230"/>
    <w:rsid w:val="68B8EE4F"/>
    <w:rsid w:val="68BED0E6"/>
    <w:rsid w:val="68D258F3"/>
    <w:rsid w:val="6943D43F"/>
    <w:rsid w:val="696FA3CF"/>
    <w:rsid w:val="697D0FF5"/>
    <w:rsid w:val="69B10A48"/>
    <w:rsid w:val="69E846D5"/>
    <w:rsid w:val="6A1F69CE"/>
    <w:rsid w:val="6AC44712"/>
    <w:rsid w:val="6AC6CBCE"/>
    <w:rsid w:val="6ACBD0F6"/>
    <w:rsid w:val="6AE0B622"/>
    <w:rsid w:val="6B320F15"/>
    <w:rsid w:val="6B33D8AF"/>
    <w:rsid w:val="6B7F1471"/>
    <w:rsid w:val="6C5FF1D9"/>
    <w:rsid w:val="6CA3F880"/>
    <w:rsid w:val="6CA9C69B"/>
    <w:rsid w:val="6D9B15A0"/>
    <w:rsid w:val="6E21BBC7"/>
    <w:rsid w:val="6E567367"/>
    <w:rsid w:val="6E90C818"/>
    <w:rsid w:val="6EA79CC1"/>
    <w:rsid w:val="6F269876"/>
    <w:rsid w:val="6F4F2304"/>
    <w:rsid w:val="6F675141"/>
    <w:rsid w:val="6F9535CE"/>
    <w:rsid w:val="6FB9CAE4"/>
    <w:rsid w:val="6FD546F2"/>
    <w:rsid w:val="702626A0"/>
    <w:rsid w:val="7027EF61"/>
    <w:rsid w:val="705E8523"/>
    <w:rsid w:val="70C3F256"/>
    <w:rsid w:val="70CE50EC"/>
    <w:rsid w:val="70E0B07F"/>
    <w:rsid w:val="7136EAE9"/>
    <w:rsid w:val="7163C996"/>
    <w:rsid w:val="716C1366"/>
    <w:rsid w:val="717DA6D4"/>
    <w:rsid w:val="7296CA00"/>
    <w:rsid w:val="72FD0B12"/>
    <w:rsid w:val="731C87F3"/>
    <w:rsid w:val="733FEA96"/>
    <w:rsid w:val="735B0696"/>
    <w:rsid w:val="7378911E"/>
    <w:rsid w:val="73937FB2"/>
    <w:rsid w:val="739FAF48"/>
    <w:rsid w:val="73F2FBE0"/>
    <w:rsid w:val="742D6315"/>
    <w:rsid w:val="74451CFF"/>
    <w:rsid w:val="745ECF09"/>
    <w:rsid w:val="7461008D"/>
    <w:rsid w:val="74647EED"/>
    <w:rsid w:val="7482826F"/>
    <w:rsid w:val="749DC130"/>
    <w:rsid w:val="75814DA5"/>
    <w:rsid w:val="75A3EA8F"/>
    <w:rsid w:val="75F68A62"/>
    <w:rsid w:val="7629590D"/>
    <w:rsid w:val="765A3EBD"/>
    <w:rsid w:val="76ADF36F"/>
    <w:rsid w:val="76E2F808"/>
    <w:rsid w:val="76E7C7B4"/>
    <w:rsid w:val="7732435F"/>
    <w:rsid w:val="77461035"/>
    <w:rsid w:val="77657D12"/>
    <w:rsid w:val="7770981F"/>
    <w:rsid w:val="77D0258D"/>
    <w:rsid w:val="78181A95"/>
    <w:rsid w:val="78554D3C"/>
    <w:rsid w:val="785864DE"/>
    <w:rsid w:val="78730AD6"/>
    <w:rsid w:val="7892ECD2"/>
    <w:rsid w:val="789F6A28"/>
    <w:rsid w:val="78B6B1C0"/>
    <w:rsid w:val="78FCCE12"/>
    <w:rsid w:val="79118226"/>
    <w:rsid w:val="79465E57"/>
    <w:rsid w:val="79646016"/>
    <w:rsid w:val="79761F10"/>
    <w:rsid w:val="79B535D3"/>
    <w:rsid w:val="7A08E537"/>
    <w:rsid w:val="7A7B3DD4"/>
    <w:rsid w:val="7A910215"/>
    <w:rsid w:val="7B036191"/>
    <w:rsid w:val="7B4546D1"/>
    <w:rsid w:val="7BA01D42"/>
    <w:rsid w:val="7BF1B812"/>
    <w:rsid w:val="7C3408AC"/>
    <w:rsid w:val="7C761B25"/>
    <w:rsid w:val="7C790B48"/>
    <w:rsid w:val="7CACD31F"/>
    <w:rsid w:val="7D02A3FC"/>
    <w:rsid w:val="7DDA383C"/>
    <w:rsid w:val="7DE46553"/>
    <w:rsid w:val="7E070487"/>
    <w:rsid w:val="7E74AD4B"/>
    <w:rsid w:val="7EA90675"/>
    <w:rsid w:val="7EB8DBE5"/>
    <w:rsid w:val="7EDA233F"/>
    <w:rsid w:val="7EE7CDCC"/>
    <w:rsid w:val="7F441C03"/>
    <w:rsid w:val="7F55BFD4"/>
    <w:rsid w:val="7F6B56B1"/>
    <w:rsid w:val="7F90F2D4"/>
    <w:rsid w:val="7FA6A9CB"/>
    <w:rsid w:val="7FB4AF24"/>
    <w:rsid w:val="7FC53D37"/>
    <w:rsid w:val="7FD51EF6"/>
    <w:rsid w:val="7FD633DC"/>
    <w:rsid w:val="7FE6F4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0F26249C-DB65-4F58-A16B-1CDEE8156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kern w:val="2"/>
      <w:sz w:val="24"/>
      <w:szCs w:val="24"/>
      <w14:ligatures w14:val="standardContextual"/>
    </w:rPr>
  </w:style>
  <w:style w:type="paragraph" w:styleId="TOC1">
    <w:name w:val="toc 1"/>
    <w:basedOn w:val="Normal"/>
    <w:next w:val="Normal"/>
    <w:autoRedefine/>
    <w:uiPriority w:val="39"/>
    <w:unhideWhenUsed/>
    <w:rsid w:val="00867481"/>
    <w:pPr>
      <w:spacing w:after="100"/>
    </w:pPr>
  </w:style>
  <w:style w:type="paragraph" w:styleId="TOC2">
    <w:name w:val="toc 2"/>
    <w:basedOn w:val="Normal"/>
    <w:next w:val="Normal"/>
    <w:autoRedefine/>
    <w:uiPriority w:val="39"/>
    <w:unhideWhenUsed/>
    <w:rsid w:val="00867481"/>
    <w:pPr>
      <w:spacing w:after="100"/>
      <w:ind w:left="220"/>
    </w:pPr>
  </w:style>
  <w:style w:type="paragraph" w:styleId="TOC3">
    <w:name w:val="toc 3"/>
    <w:basedOn w:val="Normal"/>
    <w:next w:val="Normal"/>
    <w:autoRedefine/>
    <w:uiPriority w:val="39"/>
    <w:unhideWhenUsed/>
    <w:rsid w:val="00867481"/>
    <w:pPr>
      <w:spacing w:after="100"/>
      <w:ind w:left="440"/>
    </w:pPr>
  </w:style>
  <w:style w:type="paragraph" w:styleId="TOC4">
    <w:name w:val="toc 4"/>
    <w:basedOn w:val="Normal"/>
    <w:next w:val="Normal"/>
    <w:autoRedefine/>
    <w:uiPriority w:val="39"/>
    <w:unhideWhenUsed/>
    <w:rsid w:val="00867481"/>
    <w:pPr>
      <w:spacing w:after="100" w:line="278" w:lineRule="auto"/>
      <w:ind w:left="720"/>
    </w:pPr>
    <w:rPr>
      <w:kern w:val="2"/>
      <w:sz w:val="24"/>
      <w:szCs w:val="24"/>
      <w14:ligatures w14:val="standardContextual"/>
    </w:rPr>
  </w:style>
  <w:style w:type="paragraph" w:styleId="TOC5">
    <w:name w:val="toc 5"/>
    <w:basedOn w:val="Normal"/>
    <w:next w:val="Normal"/>
    <w:autoRedefine/>
    <w:uiPriority w:val="39"/>
    <w:unhideWhenUsed/>
    <w:rsid w:val="00867481"/>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867481"/>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867481"/>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867481"/>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867481"/>
    <w:pPr>
      <w:spacing w:after="100" w:line="278" w:lineRule="auto"/>
      <w:ind w:left="1920"/>
    </w:pPr>
    <w:rPr>
      <w:kern w:val="2"/>
      <w:sz w:val="24"/>
      <w:szCs w:val="24"/>
      <w14:ligatures w14:val="standardContextual"/>
    </w:rPr>
  </w:style>
  <w:style w:type="character" w:styleId="Hyperlink">
    <w:name w:val="Hyperlink"/>
    <w:basedOn w:val="DefaultParagraphFont"/>
    <w:uiPriority w:val="99"/>
    <w:unhideWhenUsed/>
    <w:rsid w:val="00867481"/>
    <w:rPr>
      <w:color w:val="0000FF" w:themeColor="hyperlink"/>
      <w:u w:val="single"/>
    </w:rPr>
  </w:style>
  <w:style w:type="character" w:styleId="UnresolvedMention">
    <w:name w:val="Unresolved Mention"/>
    <w:basedOn w:val="DefaultParagraphFont"/>
    <w:uiPriority w:val="99"/>
    <w:semiHidden/>
    <w:unhideWhenUsed/>
    <w:rsid w:val="00867481"/>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47efc24a-3533-414e-b150-c29f5e2e191d}" enabled="1" method="Standard" siteId="{d0b3a1f7-e26c-457b-8e01-b5917b0fc149}"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Brittnay Schuster</dc:creator>
  <cp:keywords/>
  <dc:description/>
  <cp:lastModifiedBy>Erik Adams</cp:lastModifiedBy>
  <cp:revision>5</cp:revision>
  <dcterms:created xsi:type="dcterms:W3CDTF">2026-09-15T23:30:00Z</dcterms:created>
  <dcterms:modified xsi:type="dcterms:W3CDTF">2026-09-17T21:26:00Z</dcterms:modified>
  <cp:category/>
</cp:coreProperties>
</file>